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D05CC" w14:textId="77777777" w:rsidR="00FA3780" w:rsidRPr="00F7301B" w:rsidRDefault="00FA3780" w:rsidP="00296704">
      <w:pPr>
        <w:spacing w:after="0" w:line="240" w:lineRule="auto"/>
        <w:rPr>
          <w:rFonts w:ascii="Times New Roman" w:eastAsia="Times New Roman" w:hAnsi="Times New Roman" w:cs="Times New Roman"/>
          <w:b/>
          <w:sz w:val="24"/>
          <w:szCs w:val="24"/>
        </w:rPr>
      </w:pPr>
    </w:p>
    <w:p w14:paraId="3F24432B" w14:textId="77777777" w:rsidR="007B560F" w:rsidRPr="00F7301B" w:rsidRDefault="007B560F" w:rsidP="008E0FC4">
      <w:pPr>
        <w:spacing w:after="0" w:line="240" w:lineRule="auto"/>
        <w:rPr>
          <w:rFonts w:ascii="Times New Roman" w:eastAsia="Times New Roman" w:hAnsi="Times New Roman" w:cs="Times New Roman"/>
          <w:b/>
          <w:sz w:val="24"/>
          <w:szCs w:val="24"/>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
      </w:tblGrid>
      <w:tr w:rsidR="00DB4791" w:rsidRPr="00F7301B" w14:paraId="23692398" w14:textId="77777777" w:rsidTr="008B2F34">
        <w:trPr>
          <w:tblCellSpacing w:w="0" w:type="dxa"/>
        </w:trPr>
        <w:tc>
          <w:tcPr>
            <w:tcW w:w="0" w:type="auto"/>
            <w:shd w:val="clear" w:color="auto" w:fill="FFFFFF"/>
            <w:hideMark/>
          </w:tcPr>
          <w:p w14:paraId="6D319D36" w14:textId="77777777" w:rsidR="008B2F34" w:rsidRPr="00F7301B" w:rsidRDefault="008B2F34" w:rsidP="00F2447C">
            <w:pPr>
              <w:rPr>
                <w:rFonts w:ascii="Times New Roman" w:eastAsia="Times New Roman" w:hAnsi="Times New Roman" w:cs="Times New Roman"/>
                <w:sz w:val="24"/>
                <w:szCs w:val="24"/>
              </w:rPr>
            </w:pPr>
          </w:p>
        </w:tc>
      </w:tr>
    </w:tbl>
    <w:p w14:paraId="1387452E" w14:textId="77777777" w:rsidR="0037270A" w:rsidRPr="00C12A3F" w:rsidRDefault="0037270A" w:rsidP="00AF2280">
      <w:pPr>
        <w:spacing w:after="0" w:line="480" w:lineRule="auto"/>
        <w:rPr>
          <w:rFonts w:ascii="Times New Roman" w:eastAsia="Times New Roman" w:hAnsi="Times New Roman" w:cs="Times New Roman"/>
          <w:b/>
          <w:sz w:val="24"/>
          <w:szCs w:val="24"/>
          <w:u w:val="single"/>
        </w:rPr>
      </w:pPr>
    </w:p>
    <w:p w14:paraId="4775A9B6" w14:textId="77777777" w:rsidR="00071EBF" w:rsidRPr="00C12A3F" w:rsidRDefault="00071EBF" w:rsidP="00071EBF">
      <w:pPr>
        <w:spacing w:after="0" w:line="480" w:lineRule="auto"/>
        <w:jc w:val="center"/>
        <w:rPr>
          <w:rFonts w:ascii="Times New Roman" w:eastAsia="Times New Roman" w:hAnsi="Times New Roman" w:cs="Times New Roman"/>
          <w:b/>
          <w:sz w:val="24"/>
          <w:szCs w:val="24"/>
        </w:rPr>
      </w:pPr>
      <w:r w:rsidRPr="00C12A3F">
        <w:rPr>
          <w:rFonts w:ascii="Times New Roman" w:eastAsia="Times New Roman" w:hAnsi="Times New Roman" w:cs="Times New Roman"/>
          <w:b/>
          <w:sz w:val="24"/>
          <w:szCs w:val="24"/>
        </w:rPr>
        <w:t>LITTLE TERRESTRIAL SUPPORT FOR CARBON CYCLING IN LAKES OF INTERIOR ALASKA</w:t>
      </w:r>
    </w:p>
    <w:p w14:paraId="07FC8735" w14:textId="77777777" w:rsidR="00C12A3F" w:rsidRPr="00C12A3F" w:rsidRDefault="00C12A3F" w:rsidP="00071EBF">
      <w:pPr>
        <w:spacing w:after="0" w:line="480" w:lineRule="auto"/>
        <w:jc w:val="center"/>
        <w:rPr>
          <w:rFonts w:ascii="Times New Roman" w:eastAsia="Times New Roman" w:hAnsi="Times New Roman" w:cs="Times New Roman"/>
          <w:b/>
          <w:color w:val="4F81BD" w:themeColor="accent1"/>
          <w:sz w:val="24"/>
          <w:szCs w:val="24"/>
        </w:rPr>
      </w:pPr>
    </w:p>
    <w:p w14:paraId="7DDBB8CB" w14:textId="77777777" w:rsidR="00C12A3F" w:rsidRPr="00C12A3F" w:rsidRDefault="00C12A3F" w:rsidP="00C12A3F">
      <w:pPr>
        <w:spacing w:after="0" w:line="480" w:lineRule="auto"/>
        <w:jc w:val="center"/>
        <w:rPr>
          <w:rFonts w:ascii="Times New Roman" w:eastAsia="Times New Roman" w:hAnsi="Times New Roman" w:cs="Times New Roman"/>
          <w:b/>
          <w:color w:val="4F81BD" w:themeColor="accent1"/>
          <w:sz w:val="24"/>
          <w:szCs w:val="24"/>
        </w:rPr>
      </w:pPr>
      <w:r w:rsidRPr="00C12A3F">
        <w:rPr>
          <w:rFonts w:ascii="Times New Roman" w:eastAsia="Times New Roman" w:hAnsi="Times New Roman" w:cs="Times New Roman"/>
          <w:b/>
          <w:color w:val="4F81BD" w:themeColor="accent1"/>
          <w:sz w:val="24"/>
          <w:szCs w:val="24"/>
        </w:rPr>
        <w:t xml:space="preserve">MODERN ENDOGENOUS ORGANIC MATTER DOMINATES </w:t>
      </w:r>
      <w:r w:rsidR="000D7B10">
        <w:rPr>
          <w:rFonts w:ascii="Times New Roman" w:eastAsia="Times New Roman" w:hAnsi="Times New Roman" w:cs="Times New Roman"/>
          <w:b/>
          <w:color w:val="4F81BD" w:themeColor="accent1"/>
          <w:sz w:val="24"/>
          <w:szCs w:val="24"/>
        </w:rPr>
        <w:t xml:space="preserve">THE </w:t>
      </w:r>
      <w:r w:rsidRPr="00C12A3F">
        <w:rPr>
          <w:rFonts w:ascii="Times New Roman" w:eastAsia="Times New Roman" w:hAnsi="Times New Roman" w:cs="Times New Roman"/>
          <w:b/>
          <w:color w:val="4F81BD" w:themeColor="accent1"/>
          <w:sz w:val="24"/>
          <w:szCs w:val="24"/>
        </w:rPr>
        <w:t>CARBON FLOW IN LAKES OF NORTH CENTRAL ALASKA</w:t>
      </w:r>
    </w:p>
    <w:p w14:paraId="714D3AF4" w14:textId="77777777" w:rsidR="00071EBF" w:rsidRPr="00F7301B" w:rsidRDefault="00071EBF" w:rsidP="00AF2280">
      <w:pPr>
        <w:spacing w:after="0" w:line="480" w:lineRule="auto"/>
        <w:rPr>
          <w:rFonts w:ascii="Times New Roman" w:eastAsia="Times New Roman" w:hAnsi="Times New Roman" w:cs="Times New Roman"/>
          <w:b/>
          <w:sz w:val="24"/>
          <w:szCs w:val="24"/>
          <w:u w:val="single"/>
        </w:rPr>
      </w:pPr>
    </w:p>
    <w:p w14:paraId="3ADBA28B" w14:textId="77777777" w:rsidR="000F4975" w:rsidRPr="00F7301B" w:rsidRDefault="000F4975" w:rsidP="00AF2280">
      <w:pPr>
        <w:spacing w:after="0" w:line="480" w:lineRule="auto"/>
        <w:rPr>
          <w:rFonts w:ascii="Times New Roman" w:eastAsia="Times New Roman" w:hAnsi="Times New Roman" w:cs="Times New Roman"/>
          <w:b/>
          <w:sz w:val="24"/>
          <w:szCs w:val="24"/>
          <w:u w:val="single"/>
        </w:rPr>
      </w:pPr>
    </w:p>
    <w:p w14:paraId="16F78ABC" w14:textId="77777777" w:rsidR="00AF2280" w:rsidRPr="00F7301B" w:rsidRDefault="00AF2280" w:rsidP="00296704">
      <w:pPr>
        <w:spacing w:after="0" w:line="480" w:lineRule="auto"/>
        <w:jc w:val="center"/>
        <w:rPr>
          <w:rFonts w:ascii="Times New Roman" w:eastAsia="Times New Roman" w:hAnsi="Times New Roman" w:cs="Times New Roman"/>
          <w:sz w:val="24"/>
          <w:szCs w:val="24"/>
        </w:rPr>
      </w:pPr>
      <w:r w:rsidRPr="00F7301B">
        <w:rPr>
          <w:rFonts w:ascii="Times New Roman" w:eastAsia="Times New Roman" w:hAnsi="Times New Roman" w:cs="Times New Roman"/>
          <w:sz w:val="24"/>
          <w:szCs w:val="24"/>
        </w:rPr>
        <w:t xml:space="preserve">Matthew </w:t>
      </w:r>
      <w:r w:rsidR="000F4975" w:rsidRPr="00F7301B">
        <w:rPr>
          <w:rFonts w:ascii="Times New Roman" w:eastAsia="Times New Roman" w:hAnsi="Times New Roman" w:cs="Times New Roman"/>
          <w:sz w:val="24"/>
          <w:szCs w:val="24"/>
        </w:rPr>
        <w:t xml:space="preserve">J. </w:t>
      </w:r>
      <w:r w:rsidRPr="00F7301B">
        <w:rPr>
          <w:rFonts w:ascii="Times New Roman" w:eastAsia="Times New Roman" w:hAnsi="Times New Roman" w:cs="Times New Roman"/>
          <w:sz w:val="24"/>
          <w:szCs w:val="24"/>
        </w:rPr>
        <w:t>Bogard</w:t>
      </w:r>
      <w:r w:rsidR="00481A64" w:rsidRPr="00F7301B">
        <w:rPr>
          <w:rFonts w:ascii="Times New Roman" w:eastAsia="Times New Roman" w:hAnsi="Times New Roman" w:cs="Times New Roman"/>
          <w:sz w:val="24"/>
          <w:szCs w:val="24"/>
          <w:vertAlign w:val="superscript"/>
        </w:rPr>
        <w:t>1</w:t>
      </w:r>
      <w:r w:rsidRPr="00F7301B">
        <w:rPr>
          <w:rFonts w:ascii="Times New Roman" w:eastAsia="Times New Roman" w:hAnsi="Times New Roman" w:cs="Times New Roman"/>
          <w:sz w:val="24"/>
          <w:szCs w:val="24"/>
        </w:rPr>
        <w:t xml:space="preserve">, </w:t>
      </w:r>
      <w:r w:rsidR="006B1DD8" w:rsidRPr="00F7301B">
        <w:rPr>
          <w:rFonts w:ascii="Times New Roman" w:eastAsia="Times New Roman" w:hAnsi="Times New Roman" w:cs="Times New Roman"/>
          <w:sz w:val="24"/>
          <w:szCs w:val="24"/>
        </w:rPr>
        <w:t>Catherine Kuhn</w:t>
      </w:r>
      <w:r w:rsidR="006B1DD8" w:rsidRPr="00F7301B">
        <w:rPr>
          <w:rFonts w:ascii="Times New Roman" w:eastAsia="Times New Roman" w:hAnsi="Times New Roman" w:cs="Times New Roman"/>
          <w:sz w:val="24"/>
          <w:szCs w:val="24"/>
          <w:vertAlign w:val="superscript"/>
        </w:rPr>
        <w:t>1</w:t>
      </w:r>
      <w:r w:rsidR="006B1DD8" w:rsidRPr="00F7301B">
        <w:rPr>
          <w:rFonts w:ascii="Times New Roman" w:eastAsia="Times New Roman" w:hAnsi="Times New Roman" w:cs="Times New Roman"/>
          <w:sz w:val="24"/>
          <w:szCs w:val="24"/>
        </w:rPr>
        <w:t xml:space="preserve">, </w:t>
      </w:r>
      <w:r w:rsidR="00E344D2" w:rsidRPr="00F7301B">
        <w:rPr>
          <w:rFonts w:ascii="Times New Roman" w:eastAsia="Times New Roman" w:hAnsi="Times New Roman" w:cs="Times New Roman"/>
          <w:sz w:val="24"/>
          <w:szCs w:val="24"/>
        </w:rPr>
        <w:t>Gordon W. Holtgrieve</w:t>
      </w:r>
      <w:r w:rsidR="00E344D2">
        <w:rPr>
          <w:rFonts w:ascii="Times New Roman" w:eastAsia="Times New Roman" w:hAnsi="Times New Roman" w:cs="Times New Roman"/>
          <w:sz w:val="24"/>
          <w:szCs w:val="24"/>
          <w:vertAlign w:val="superscript"/>
        </w:rPr>
        <w:t>2</w:t>
      </w:r>
      <w:r w:rsidR="00E344D2" w:rsidRPr="00F7301B">
        <w:rPr>
          <w:rFonts w:ascii="Times New Roman" w:eastAsia="Times New Roman" w:hAnsi="Times New Roman" w:cs="Times New Roman"/>
          <w:sz w:val="24"/>
          <w:szCs w:val="24"/>
        </w:rPr>
        <w:t xml:space="preserve">, </w:t>
      </w:r>
      <w:r w:rsidR="000D7B10">
        <w:rPr>
          <w:rFonts w:ascii="Times New Roman" w:eastAsia="Times New Roman" w:hAnsi="Times New Roman" w:cs="Times New Roman"/>
          <w:sz w:val="24"/>
          <w:szCs w:val="24"/>
        </w:rPr>
        <w:t>Robert Striegl</w:t>
      </w:r>
      <w:r w:rsidR="000D7B10" w:rsidRPr="000D7B10">
        <w:rPr>
          <w:rFonts w:ascii="Times New Roman" w:eastAsia="Times New Roman" w:hAnsi="Times New Roman" w:cs="Times New Roman"/>
          <w:sz w:val="24"/>
          <w:szCs w:val="24"/>
          <w:vertAlign w:val="superscript"/>
        </w:rPr>
        <w:t>3</w:t>
      </w:r>
      <w:r w:rsidR="000D7B10">
        <w:rPr>
          <w:rFonts w:ascii="Times New Roman" w:eastAsia="Times New Roman" w:hAnsi="Times New Roman" w:cs="Times New Roman"/>
          <w:sz w:val="24"/>
          <w:szCs w:val="24"/>
        </w:rPr>
        <w:t xml:space="preserve">, </w:t>
      </w:r>
      <w:r w:rsidR="00321BC1" w:rsidRPr="00F7301B">
        <w:rPr>
          <w:rFonts w:ascii="Times New Roman" w:eastAsia="Times New Roman" w:hAnsi="Times New Roman" w:cs="Times New Roman"/>
          <w:sz w:val="24"/>
          <w:szCs w:val="24"/>
        </w:rPr>
        <w:t>Mark Dornblaser</w:t>
      </w:r>
      <w:r w:rsidR="007C3E04">
        <w:rPr>
          <w:rFonts w:ascii="Times New Roman" w:eastAsia="Times New Roman" w:hAnsi="Times New Roman" w:cs="Times New Roman"/>
          <w:sz w:val="24"/>
          <w:szCs w:val="24"/>
          <w:vertAlign w:val="superscript"/>
        </w:rPr>
        <w:t>3</w:t>
      </w:r>
      <w:r w:rsidR="00321BC1" w:rsidRPr="00F7301B">
        <w:rPr>
          <w:rFonts w:ascii="Times New Roman" w:eastAsia="Times New Roman" w:hAnsi="Times New Roman" w:cs="Times New Roman"/>
          <w:sz w:val="24"/>
          <w:szCs w:val="24"/>
        </w:rPr>
        <w:t xml:space="preserve">, </w:t>
      </w:r>
      <w:r w:rsidRPr="00F7301B">
        <w:rPr>
          <w:rFonts w:ascii="Times New Roman" w:eastAsia="Times New Roman" w:hAnsi="Times New Roman" w:cs="Times New Roman"/>
          <w:sz w:val="24"/>
          <w:szCs w:val="24"/>
        </w:rPr>
        <w:t xml:space="preserve">David </w:t>
      </w:r>
      <w:r w:rsidR="000F4975" w:rsidRPr="00F7301B">
        <w:rPr>
          <w:rFonts w:ascii="Times New Roman" w:eastAsia="Times New Roman" w:hAnsi="Times New Roman" w:cs="Times New Roman"/>
          <w:sz w:val="24"/>
          <w:szCs w:val="24"/>
        </w:rPr>
        <w:t xml:space="preserve">E. </w:t>
      </w:r>
      <w:r w:rsidRPr="00F7301B">
        <w:rPr>
          <w:rFonts w:ascii="Times New Roman" w:eastAsia="Times New Roman" w:hAnsi="Times New Roman" w:cs="Times New Roman"/>
          <w:sz w:val="24"/>
          <w:szCs w:val="24"/>
        </w:rPr>
        <w:t>Butman</w:t>
      </w:r>
      <w:r w:rsidR="00481A64" w:rsidRPr="00F7301B">
        <w:rPr>
          <w:rFonts w:ascii="Times New Roman" w:eastAsia="Times New Roman" w:hAnsi="Times New Roman" w:cs="Times New Roman"/>
          <w:sz w:val="24"/>
          <w:szCs w:val="24"/>
          <w:vertAlign w:val="superscript"/>
        </w:rPr>
        <w:t>1</w:t>
      </w:r>
      <w:r w:rsidR="00DB56A5" w:rsidRPr="00F7301B">
        <w:rPr>
          <w:rFonts w:ascii="Times New Roman" w:eastAsia="Times New Roman" w:hAnsi="Times New Roman" w:cs="Times New Roman"/>
          <w:sz w:val="24"/>
          <w:szCs w:val="24"/>
          <w:vertAlign w:val="superscript"/>
        </w:rPr>
        <w:t>,</w:t>
      </w:r>
      <w:r w:rsidR="009D5E29" w:rsidRPr="00F7301B">
        <w:rPr>
          <w:rFonts w:ascii="Times New Roman" w:eastAsia="Times New Roman" w:hAnsi="Times New Roman" w:cs="Times New Roman"/>
          <w:sz w:val="24"/>
          <w:szCs w:val="24"/>
          <w:vertAlign w:val="superscript"/>
        </w:rPr>
        <w:t>4</w:t>
      </w:r>
    </w:p>
    <w:p w14:paraId="319218C7" w14:textId="77777777" w:rsidR="00296704" w:rsidRDefault="00296704" w:rsidP="00706D2B">
      <w:pPr>
        <w:tabs>
          <w:tab w:val="left" w:pos="1304"/>
        </w:tabs>
        <w:autoSpaceDE w:val="0"/>
        <w:autoSpaceDN w:val="0"/>
        <w:adjustRightInd w:val="0"/>
        <w:rPr>
          <w:rFonts w:ascii="Times New Roman" w:eastAsia="Calibri" w:hAnsi="Times New Roman" w:cs="Times New Roman"/>
          <w:b/>
          <w:color w:val="FF0000"/>
          <w:sz w:val="24"/>
          <w:szCs w:val="24"/>
          <w:u w:val="single"/>
          <w:lang w:val="fr-CA"/>
        </w:rPr>
      </w:pPr>
    </w:p>
    <w:p w14:paraId="4CCD52E6" w14:textId="77777777" w:rsidR="001A17DA" w:rsidRPr="000B3D70" w:rsidRDefault="001A17DA" w:rsidP="001A17DA">
      <w:pPr>
        <w:autoSpaceDE w:val="0"/>
        <w:autoSpaceDN w:val="0"/>
        <w:adjustRightInd w:val="0"/>
        <w:ind w:left="1418" w:hanging="1418"/>
        <w:rPr>
          <w:rFonts w:ascii="Times New Roman" w:eastAsia="Calibri" w:hAnsi="Times New Roman" w:cs="Times New Roman"/>
          <w:b/>
          <w:color w:val="FF0000"/>
          <w:sz w:val="24"/>
          <w:szCs w:val="24"/>
          <w:lang w:val="fr-CA"/>
        </w:rPr>
      </w:pPr>
      <w:r w:rsidRPr="000B3D70">
        <w:rPr>
          <w:rFonts w:ascii="Times New Roman" w:eastAsia="Calibri" w:hAnsi="Times New Roman" w:cs="Times New Roman"/>
          <w:b/>
          <w:color w:val="FF0000"/>
          <w:sz w:val="24"/>
          <w:szCs w:val="24"/>
          <w:u w:val="single"/>
          <w:lang w:val="fr-CA"/>
        </w:rPr>
        <w:t>Affiliations:</w:t>
      </w:r>
      <w:r w:rsidRPr="000B3D70">
        <w:rPr>
          <w:rFonts w:ascii="Times New Roman" w:eastAsia="Calibri" w:hAnsi="Times New Roman" w:cs="Times New Roman"/>
          <w:b/>
          <w:color w:val="FF0000"/>
          <w:sz w:val="24"/>
          <w:szCs w:val="24"/>
          <w:lang w:val="fr-CA"/>
        </w:rPr>
        <w:t xml:space="preserve"> </w:t>
      </w:r>
    </w:p>
    <w:p w14:paraId="7BF21BC4" w14:textId="77777777" w:rsidR="001A17DA" w:rsidRPr="00F7301B" w:rsidRDefault="001A17DA" w:rsidP="00DB56A5">
      <w:pPr>
        <w:autoSpaceDE w:val="0"/>
        <w:autoSpaceDN w:val="0"/>
        <w:adjustRightInd w:val="0"/>
        <w:spacing w:after="0"/>
        <w:ind w:left="142" w:hanging="142"/>
        <w:rPr>
          <w:rFonts w:ascii="Times New Roman" w:hAnsi="Times New Roman" w:cs="Times New Roman"/>
          <w:sz w:val="24"/>
          <w:szCs w:val="24"/>
          <w:shd w:val="clear" w:color="auto" w:fill="FFFFFF"/>
        </w:rPr>
      </w:pPr>
      <w:r w:rsidRPr="00F7301B">
        <w:rPr>
          <w:rStyle w:val="Strong"/>
          <w:rFonts w:ascii="Times New Roman" w:hAnsi="Times New Roman" w:cs="Times New Roman"/>
          <w:b w:val="0"/>
          <w:sz w:val="24"/>
          <w:szCs w:val="24"/>
          <w:vertAlign w:val="superscript"/>
        </w:rPr>
        <w:t xml:space="preserve">1 </w:t>
      </w:r>
      <w:r w:rsidRPr="00F7301B">
        <w:rPr>
          <w:rFonts w:ascii="Times New Roman" w:hAnsi="Times New Roman" w:cs="Times New Roman"/>
          <w:sz w:val="24"/>
          <w:szCs w:val="24"/>
        </w:rPr>
        <w:t xml:space="preserve">School of Environmental and Forest Sciences, College of the Environment, University of Washington, Seattle, </w:t>
      </w:r>
      <w:r w:rsidRPr="00F7301B">
        <w:rPr>
          <w:rFonts w:ascii="Times New Roman" w:hAnsi="Times New Roman" w:cs="Times New Roman"/>
          <w:sz w:val="24"/>
          <w:szCs w:val="24"/>
          <w:shd w:val="clear" w:color="auto" w:fill="FFFFFF"/>
        </w:rPr>
        <w:t>WA, U.S.A.</w:t>
      </w:r>
    </w:p>
    <w:p w14:paraId="122022B8" w14:textId="3052108B" w:rsidR="00DB56A5" w:rsidRPr="00F7301B" w:rsidRDefault="00DB56A5" w:rsidP="00DB56A5">
      <w:pPr>
        <w:autoSpaceDE w:val="0"/>
        <w:autoSpaceDN w:val="0"/>
        <w:adjustRightInd w:val="0"/>
        <w:spacing w:after="0"/>
        <w:ind w:left="142" w:hanging="142"/>
        <w:rPr>
          <w:rFonts w:ascii="Times New Roman" w:hAnsi="Times New Roman" w:cs="Times New Roman"/>
          <w:sz w:val="24"/>
          <w:szCs w:val="24"/>
          <w:shd w:val="clear" w:color="auto" w:fill="FFFFFF"/>
        </w:rPr>
      </w:pPr>
      <w:r w:rsidRPr="00F7301B">
        <w:rPr>
          <w:rFonts w:ascii="Times New Roman" w:hAnsi="Times New Roman" w:cs="Times New Roman"/>
          <w:sz w:val="24"/>
          <w:szCs w:val="24"/>
          <w:shd w:val="clear" w:color="auto" w:fill="FFFFFF"/>
          <w:vertAlign w:val="superscript"/>
        </w:rPr>
        <w:t>2</w:t>
      </w:r>
      <w:r w:rsidR="00010712" w:rsidRPr="00010712">
        <w:rPr>
          <w:rFonts w:ascii="Times New Roman" w:hAnsi="Times New Roman" w:cs="Times New Roman"/>
          <w:sz w:val="24"/>
          <w:szCs w:val="24"/>
          <w:shd w:val="clear" w:color="auto" w:fill="FFFFFF"/>
        </w:rPr>
        <w:t xml:space="preserve"> </w:t>
      </w:r>
      <w:r w:rsidR="00010712" w:rsidRPr="00F7301B">
        <w:rPr>
          <w:rFonts w:ascii="Times New Roman" w:hAnsi="Times New Roman" w:cs="Times New Roman"/>
          <w:sz w:val="24"/>
          <w:szCs w:val="24"/>
          <w:shd w:val="clear" w:color="auto" w:fill="FFFFFF"/>
        </w:rPr>
        <w:t>School of Aquatic and Fisheries Science</w:t>
      </w:r>
    </w:p>
    <w:p w14:paraId="75E0B1B3" w14:textId="5F240E69" w:rsidR="00DB56A5" w:rsidRPr="00F7301B" w:rsidRDefault="00DB56A5" w:rsidP="00DB56A5">
      <w:pPr>
        <w:autoSpaceDE w:val="0"/>
        <w:autoSpaceDN w:val="0"/>
        <w:adjustRightInd w:val="0"/>
        <w:spacing w:after="0"/>
        <w:ind w:left="142" w:hanging="142"/>
        <w:rPr>
          <w:rFonts w:ascii="Times New Roman" w:hAnsi="Times New Roman" w:cs="Times New Roman"/>
          <w:sz w:val="24"/>
          <w:szCs w:val="24"/>
          <w:shd w:val="clear" w:color="auto" w:fill="FFFFFF"/>
        </w:rPr>
      </w:pPr>
      <w:r w:rsidRPr="00F7301B">
        <w:rPr>
          <w:rFonts w:ascii="Times New Roman" w:hAnsi="Times New Roman" w:cs="Times New Roman"/>
          <w:sz w:val="24"/>
          <w:szCs w:val="24"/>
          <w:shd w:val="clear" w:color="auto" w:fill="FFFFFF"/>
          <w:vertAlign w:val="superscript"/>
        </w:rPr>
        <w:t>3</w:t>
      </w:r>
      <w:r w:rsidR="00010712" w:rsidRPr="00F7301B">
        <w:rPr>
          <w:rFonts w:ascii="Times New Roman" w:hAnsi="Times New Roman" w:cs="Times New Roman"/>
          <w:sz w:val="24"/>
          <w:szCs w:val="24"/>
          <w:shd w:val="clear" w:color="auto" w:fill="FFFFFF"/>
        </w:rPr>
        <w:t>USGS</w:t>
      </w:r>
    </w:p>
    <w:p w14:paraId="480E1D75" w14:textId="77777777" w:rsidR="00DB56A5" w:rsidRPr="00F7301B" w:rsidRDefault="00DB56A5" w:rsidP="00DB56A5">
      <w:pPr>
        <w:autoSpaceDE w:val="0"/>
        <w:autoSpaceDN w:val="0"/>
        <w:adjustRightInd w:val="0"/>
        <w:spacing w:after="0"/>
        <w:ind w:left="142" w:hanging="142"/>
        <w:rPr>
          <w:rFonts w:ascii="Times New Roman" w:eastAsia="Calibri" w:hAnsi="Times New Roman" w:cs="Times New Roman"/>
          <w:sz w:val="24"/>
          <w:szCs w:val="24"/>
        </w:rPr>
      </w:pPr>
      <w:r w:rsidRPr="00F7301B">
        <w:rPr>
          <w:rFonts w:ascii="Times New Roman" w:hAnsi="Times New Roman" w:cs="Times New Roman"/>
          <w:sz w:val="24"/>
          <w:szCs w:val="24"/>
          <w:shd w:val="clear" w:color="auto" w:fill="FFFFFF"/>
          <w:vertAlign w:val="superscript"/>
        </w:rPr>
        <w:t>4</w:t>
      </w:r>
      <w:r w:rsidRPr="00F7301B">
        <w:rPr>
          <w:rFonts w:ascii="Times New Roman" w:hAnsi="Times New Roman" w:cs="Times New Roman"/>
          <w:sz w:val="24"/>
          <w:szCs w:val="24"/>
          <w:shd w:val="clear" w:color="auto" w:fill="FFFFFF"/>
        </w:rPr>
        <w:t>College of Engineering</w:t>
      </w:r>
    </w:p>
    <w:p w14:paraId="608CEE0A" w14:textId="77777777" w:rsidR="001A17DA" w:rsidRPr="00F7301B" w:rsidRDefault="001A17DA" w:rsidP="001A17DA">
      <w:pPr>
        <w:autoSpaceDE w:val="0"/>
        <w:autoSpaceDN w:val="0"/>
        <w:adjustRightInd w:val="0"/>
        <w:rPr>
          <w:rFonts w:ascii="Times New Roman" w:eastAsia="Calibri" w:hAnsi="Times New Roman" w:cs="Times New Roman"/>
          <w:sz w:val="24"/>
          <w:szCs w:val="24"/>
        </w:rPr>
      </w:pPr>
    </w:p>
    <w:p w14:paraId="1994DBFD" w14:textId="77777777" w:rsidR="001A17DA" w:rsidRPr="00F7301B" w:rsidRDefault="001A17DA" w:rsidP="000F4975">
      <w:pPr>
        <w:autoSpaceDE w:val="0"/>
        <w:autoSpaceDN w:val="0"/>
        <w:adjustRightInd w:val="0"/>
        <w:rPr>
          <w:rFonts w:ascii="Times New Roman" w:eastAsia="Calibri" w:hAnsi="Times New Roman" w:cs="Times New Roman"/>
          <w:sz w:val="24"/>
          <w:szCs w:val="24"/>
        </w:rPr>
      </w:pPr>
      <w:r w:rsidRPr="00F7301B">
        <w:rPr>
          <w:rFonts w:ascii="Times New Roman" w:eastAsia="Calibri" w:hAnsi="Times New Roman" w:cs="Times New Roman"/>
          <w:b/>
          <w:sz w:val="24"/>
          <w:szCs w:val="24"/>
          <w:u w:val="single"/>
        </w:rPr>
        <w:t>Corresponding author</w:t>
      </w:r>
      <w:r w:rsidRPr="00F7301B">
        <w:rPr>
          <w:rFonts w:ascii="Times New Roman" w:eastAsia="Calibri" w:hAnsi="Times New Roman" w:cs="Times New Roman"/>
          <w:b/>
          <w:sz w:val="24"/>
          <w:szCs w:val="24"/>
        </w:rPr>
        <w:t xml:space="preserve">: </w:t>
      </w:r>
      <w:r w:rsidR="000F4975" w:rsidRPr="00F7301B">
        <w:rPr>
          <w:rFonts w:ascii="Times New Roman" w:eastAsia="Calibri" w:hAnsi="Times New Roman" w:cs="Times New Roman"/>
          <w:b/>
          <w:sz w:val="24"/>
          <w:szCs w:val="24"/>
        </w:rPr>
        <w:t xml:space="preserve"> </w:t>
      </w:r>
      <w:r w:rsidRPr="00F7301B">
        <w:rPr>
          <w:rFonts w:ascii="Times New Roman" w:eastAsia="Calibri" w:hAnsi="Times New Roman" w:cs="Times New Roman"/>
          <w:sz w:val="24"/>
          <w:szCs w:val="24"/>
        </w:rPr>
        <w:t>M</w:t>
      </w:r>
      <w:r w:rsidR="004B2DE5" w:rsidRPr="00F7301B">
        <w:rPr>
          <w:rFonts w:ascii="Times New Roman" w:eastAsia="Calibri" w:hAnsi="Times New Roman" w:cs="Times New Roman"/>
          <w:sz w:val="24"/>
          <w:szCs w:val="24"/>
        </w:rPr>
        <w:t>.</w:t>
      </w:r>
      <w:r w:rsidRPr="00F7301B">
        <w:rPr>
          <w:rFonts w:ascii="Times New Roman" w:eastAsia="Calibri" w:hAnsi="Times New Roman" w:cs="Times New Roman"/>
          <w:sz w:val="24"/>
          <w:szCs w:val="24"/>
        </w:rPr>
        <w:t xml:space="preserve">J. </w:t>
      </w:r>
      <w:proofErr w:type="spellStart"/>
      <w:r w:rsidRPr="00F7301B">
        <w:rPr>
          <w:rFonts w:ascii="Times New Roman" w:eastAsia="Calibri" w:hAnsi="Times New Roman" w:cs="Times New Roman"/>
          <w:sz w:val="24"/>
          <w:szCs w:val="24"/>
        </w:rPr>
        <w:t>Bogard</w:t>
      </w:r>
      <w:proofErr w:type="spellEnd"/>
      <w:r w:rsidR="000F4975" w:rsidRPr="00F7301B">
        <w:rPr>
          <w:rFonts w:ascii="Times New Roman" w:eastAsia="Calibri" w:hAnsi="Times New Roman" w:cs="Times New Roman"/>
          <w:sz w:val="24"/>
          <w:szCs w:val="24"/>
        </w:rPr>
        <w:t>. (</w:t>
      </w:r>
      <w:proofErr w:type="spellStart"/>
      <w:r w:rsidRPr="00F7301B">
        <w:rPr>
          <w:rFonts w:ascii="Times New Roman" w:eastAsia="Calibri" w:hAnsi="Times New Roman" w:cs="Times New Roman"/>
          <w:sz w:val="24"/>
          <w:szCs w:val="24"/>
        </w:rPr>
        <w:t>Ph</w:t>
      </w:r>
      <w:proofErr w:type="spellEnd"/>
      <w:r w:rsidRPr="00F7301B">
        <w:rPr>
          <w:rFonts w:ascii="Times New Roman" w:eastAsia="Calibri" w:hAnsi="Times New Roman" w:cs="Times New Roman"/>
          <w:sz w:val="24"/>
          <w:szCs w:val="24"/>
        </w:rPr>
        <w:t>:</w:t>
      </w:r>
      <w:r w:rsidR="000F4975" w:rsidRPr="00F7301B">
        <w:rPr>
          <w:rFonts w:ascii="Times New Roman" w:eastAsia="Calibri" w:hAnsi="Times New Roman" w:cs="Times New Roman"/>
          <w:sz w:val="24"/>
          <w:szCs w:val="24"/>
        </w:rPr>
        <w:t xml:space="preserve"> </w:t>
      </w:r>
      <w:r w:rsidRPr="00F7301B">
        <w:rPr>
          <w:rFonts w:ascii="Times New Roman" w:eastAsia="Calibri" w:hAnsi="Times New Roman" w:cs="Times New Roman"/>
          <w:sz w:val="24"/>
          <w:szCs w:val="24"/>
        </w:rPr>
        <w:t>+1</w:t>
      </w:r>
      <w:r w:rsidR="000F4975" w:rsidRPr="00F7301B">
        <w:rPr>
          <w:rFonts w:ascii="Times New Roman" w:eastAsia="Calibri" w:hAnsi="Times New Roman" w:cs="Times New Roman"/>
          <w:sz w:val="24"/>
          <w:szCs w:val="24"/>
        </w:rPr>
        <w:t>-2</w:t>
      </w:r>
      <w:r w:rsidRPr="00F7301B">
        <w:rPr>
          <w:rFonts w:ascii="Times New Roman" w:eastAsia="Calibri" w:hAnsi="Times New Roman" w:cs="Times New Roman"/>
          <w:sz w:val="24"/>
          <w:szCs w:val="24"/>
        </w:rPr>
        <w:t>06</w:t>
      </w:r>
      <w:r w:rsidR="000F4975" w:rsidRPr="00F7301B">
        <w:rPr>
          <w:rFonts w:ascii="Times New Roman" w:eastAsia="Calibri" w:hAnsi="Times New Roman" w:cs="Times New Roman"/>
          <w:sz w:val="24"/>
          <w:szCs w:val="24"/>
        </w:rPr>
        <w:t>-</w:t>
      </w:r>
      <w:r w:rsidRPr="00F7301B">
        <w:rPr>
          <w:rFonts w:ascii="Times New Roman" w:eastAsia="Calibri" w:hAnsi="Times New Roman" w:cs="Times New Roman"/>
          <w:sz w:val="24"/>
          <w:szCs w:val="24"/>
        </w:rPr>
        <w:t>402</w:t>
      </w:r>
      <w:r w:rsidR="000F4975" w:rsidRPr="00F7301B">
        <w:rPr>
          <w:rFonts w:ascii="Times New Roman" w:eastAsia="Calibri" w:hAnsi="Times New Roman" w:cs="Times New Roman"/>
          <w:sz w:val="24"/>
          <w:szCs w:val="24"/>
        </w:rPr>
        <w:t>-</w:t>
      </w:r>
      <w:r w:rsidRPr="00F7301B">
        <w:rPr>
          <w:rFonts w:ascii="Times New Roman" w:eastAsia="Calibri" w:hAnsi="Times New Roman" w:cs="Times New Roman"/>
          <w:sz w:val="24"/>
          <w:szCs w:val="24"/>
        </w:rPr>
        <w:t>7011</w:t>
      </w:r>
      <w:r w:rsidR="00EF2ED7">
        <w:rPr>
          <w:rFonts w:ascii="Times New Roman" w:eastAsia="Calibri" w:hAnsi="Times New Roman" w:cs="Times New Roman"/>
          <w:sz w:val="24"/>
          <w:szCs w:val="24"/>
        </w:rPr>
        <w:t>;</w:t>
      </w:r>
      <w:r w:rsidR="000F4975" w:rsidRPr="00F7301B">
        <w:rPr>
          <w:rFonts w:ascii="Times New Roman" w:eastAsia="Calibri" w:hAnsi="Times New Roman" w:cs="Times New Roman"/>
          <w:sz w:val="24"/>
          <w:szCs w:val="24"/>
        </w:rPr>
        <w:t xml:space="preserve"> Email:</w:t>
      </w:r>
      <w:r w:rsidRPr="00F7301B">
        <w:rPr>
          <w:rFonts w:ascii="Times New Roman" w:eastAsia="Calibri" w:hAnsi="Times New Roman" w:cs="Times New Roman"/>
          <w:sz w:val="24"/>
          <w:szCs w:val="24"/>
        </w:rPr>
        <w:t xml:space="preserve"> </w:t>
      </w:r>
      <w:r w:rsidRPr="00F7301B">
        <w:rPr>
          <w:rFonts w:ascii="Times New Roman" w:hAnsi="Times New Roman" w:cs="Times New Roman"/>
          <w:sz w:val="24"/>
          <w:szCs w:val="24"/>
        </w:rPr>
        <w:t>bogard.matt@gmail.com</w:t>
      </w:r>
      <w:r w:rsidR="000F4975" w:rsidRPr="00F7301B">
        <w:rPr>
          <w:rFonts w:ascii="Times New Roman" w:hAnsi="Times New Roman" w:cs="Times New Roman"/>
          <w:sz w:val="24"/>
          <w:szCs w:val="24"/>
        </w:rPr>
        <w:t>)</w:t>
      </w:r>
    </w:p>
    <w:p w14:paraId="7EC83107" w14:textId="77777777" w:rsidR="00EF2ED7" w:rsidRPr="00EF2ED7" w:rsidRDefault="00EF2ED7" w:rsidP="00EF2ED7">
      <w:pPr>
        <w:spacing w:after="0" w:line="240" w:lineRule="auto"/>
        <w:rPr>
          <w:rFonts w:ascii="Times New Roman" w:eastAsia="Times New Roman" w:hAnsi="Times New Roman" w:cs="Times New Roman"/>
          <w:sz w:val="24"/>
          <w:szCs w:val="24"/>
        </w:rPr>
      </w:pPr>
    </w:p>
    <w:p w14:paraId="610DDB9E"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Title:</w:t>
      </w:r>
      <w:r w:rsidR="003C118F">
        <w:rPr>
          <w:rFonts w:ascii="Times New Roman" w:eastAsia="Times New Roman" w:hAnsi="Times New Roman" w:cs="Times New Roman"/>
          <w:sz w:val="24"/>
          <w:szCs w:val="24"/>
        </w:rPr>
        <w:t xml:space="preserve"> 15 words</w:t>
      </w:r>
    </w:p>
    <w:p w14:paraId="6BAF22D3" w14:textId="5707ECDF"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Abstract:</w:t>
      </w:r>
      <w:r w:rsidR="00A75AC1">
        <w:rPr>
          <w:rFonts w:ascii="Times New Roman" w:eastAsia="Times New Roman" w:hAnsi="Times New Roman" w:cs="Times New Roman"/>
          <w:sz w:val="24"/>
          <w:szCs w:val="24"/>
        </w:rPr>
        <w:t xml:space="preserve"> </w:t>
      </w:r>
      <w:r w:rsidR="003C118F">
        <w:rPr>
          <w:rFonts w:ascii="Times New Roman" w:eastAsia="Times New Roman" w:hAnsi="Times New Roman" w:cs="Times New Roman"/>
          <w:sz w:val="24"/>
          <w:szCs w:val="24"/>
        </w:rPr>
        <w:t>2</w:t>
      </w:r>
      <w:r w:rsidR="00F25E70">
        <w:rPr>
          <w:rFonts w:ascii="Times New Roman" w:eastAsia="Times New Roman" w:hAnsi="Times New Roman" w:cs="Times New Roman"/>
          <w:sz w:val="24"/>
          <w:szCs w:val="24"/>
        </w:rPr>
        <w:t>70</w:t>
      </w:r>
      <w:r w:rsidR="003C118F">
        <w:rPr>
          <w:rFonts w:ascii="Times New Roman" w:eastAsia="Times New Roman" w:hAnsi="Times New Roman" w:cs="Times New Roman"/>
          <w:sz w:val="24"/>
          <w:szCs w:val="24"/>
        </w:rPr>
        <w:t xml:space="preserve"> words</w:t>
      </w:r>
    </w:p>
    <w:p w14:paraId="38D7DE1B" w14:textId="07203A19"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Text</w:t>
      </w:r>
      <w:r w:rsidR="004A200D">
        <w:rPr>
          <w:rFonts w:ascii="Times New Roman" w:eastAsia="Times New Roman" w:hAnsi="Times New Roman" w:cs="Times New Roman"/>
          <w:sz w:val="24"/>
          <w:szCs w:val="24"/>
        </w:rPr>
        <w:t xml:space="preserve"> (1500)</w:t>
      </w:r>
      <w:r w:rsidRPr="00EF2ED7">
        <w:rPr>
          <w:rFonts w:ascii="Times New Roman" w:eastAsia="Times New Roman" w:hAnsi="Times New Roman" w:cs="Times New Roman"/>
          <w:sz w:val="24"/>
          <w:szCs w:val="24"/>
        </w:rPr>
        <w:t>:</w:t>
      </w:r>
      <w:r w:rsidR="006C5BEF">
        <w:rPr>
          <w:rFonts w:ascii="Times New Roman" w:eastAsia="Times New Roman" w:hAnsi="Times New Roman" w:cs="Times New Roman"/>
          <w:sz w:val="24"/>
          <w:szCs w:val="24"/>
        </w:rPr>
        <w:t xml:space="preserve"> 2</w:t>
      </w:r>
      <w:r w:rsidR="00F25E70">
        <w:rPr>
          <w:rFonts w:ascii="Times New Roman" w:eastAsia="Times New Roman" w:hAnsi="Times New Roman" w:cs="Times New Roman"/>
          <w:sz w:val="24"/>
          <w:szCs w:val="24"/>
        </w:rPr>
        <w:t>143 words</w:t>
      </w:r>
    </w:p>
    <w:p w14:paraId="4C70898D" w14:textId="75382338"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Refs</w:t>
      </w:r>
      <w:r w:rsidR="004A200D">
        <w:rPr>
          <w:rFonts w:ascii="Times New Roman" w:eastAsia="Times New Roman" w:hAnsi="Times New Roman" w:cs="Times New Roman"/>
          <w:sz w:val="24"/>
          <w:szCs w:val="24"/>
        </w:rPr>
        <w:t xml:space="preserve"> (30)</w:t>
      </w:r>
      <w:r w:rsidRPr="00EF2ED7">
        <w:rPr>
          <w:rFonts w:ascii="Times New Roman" w:eastAsia="Times New Roman" w:hAnsi="Times New Roman" w:cs="Times New Roman"/>
          <w:sz w:val="24"/>
          <w:szCs w:val="24"/>
        </w:rPr>
        <w:t>:</w:t>
      </w:r>
      <w:r w:rsidR="00F25E70">
        <w:rPr>
          <w:rFonts w:ascii="Times New Roman" w:eastAsia="Times New Roman" w:hAnsi="Times New Roman" w:cs="Times New Roman"/>
          <w:sz w:val="24"/>
          <w:szCs w:val="24"/>
        </w:rPr>
        <w:t xml:space="preserve"> too many</w:t>
      </w:r>
    </w:p>
    <w:p w14:paraId="1459B49A"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Legends</w:t>
      </w:r>
      <w:r w:rsidR="004A200D">
        <w:rPr>
          <w:rFonts w:ascii="Times New Roman" w:eastAsia="Times New Roman" w:hAnsi="Times New Roman" w:cs="Times New Roman"/>
          <w:sz w:val="24"/>
          <w:szCs w:val="24"/>
        </w:rPr>
        <w:t xml:space="preserve"> (100 each)</w:t>
      </w:r>
      <w:r w:rsidRPr="00EF2ED7">
        <w:rPr>
          <w:rFonts w:ascii="Times New Roman" w:eastAsia="Times New Roman" w:hAnsi="Times New Roman" w:cs="Times New Roman"/>
          <w:sz w:val="24"/>
          <w:szCs w:val="24"/>
        </w:rPr>
        <w:t>:</w:t>
      </w:r>
      <w:r w:rsidR="00050549">
        <w:rPr>
          <w:rFonts w:ascii="Times New Roman" w:eastAsia="Times New Roman" w:hAnsi="Times New Roman" w:cs="Times New Roman"/>
          <w:sz w:val="24"/>
          <w:szCs w:val="24"/>
        </w:rPr>
        <w:t xml:space="preserve"> 114</w:t>
      </w:r>
      <w:r w:rsidR="000B1FB0">
        <w:rPr>
          <w:rFonts w:ascii="Times New Roman" w:eastAsia="Times New Roman" w:hAnsi="Times New Roman" w:cs="Times New Roman"/>
          <w:sz w:val="24"/>
          <w:szCs w:val="24"/>
        </w:rPr>
        <w:t xml:space="preserve">, </w:t>
      </w:r>
      <w:r w:rsidR="0075665E">
        <w:rPr>
          <w:rFonts w:ascii="Times New Roman" w:eastAsia="Times New Roman" w:hAnsi="Times New Roman" w:cs="Times New Roman"/>
          <w:sz w:val="24"/>
          <w:szCs w:val="24"/>
        </w:rPr>
        <w:t>48,</w:t>
      </w:r>
      <w:r w:rsidR="006F1B3F">
        <w:rPr>
          <w:rFonts w:ascii="Times New Roman" w:eastAsia="Times New Roman" w:hAnsi="Times New Roman" w:cs="Times New Roman"/>
          <w:sz w:val="24"/>
          <w:szCs w:val="24"/>
        </w:rPr>
        <w:t xml:space="preserve"> 90</w:t>
      </w:r>
    </w:p>
    <w:p w14:paraId="50722B45" w14:textId="77777777" w:rsidR="00EF2ED7" w:rsidRPr="00EF2ED7" w:rsidRDefault="00EF2ED7" w:rsidP="00EF2ED7">
      <w:pPr>
        <w:spacing w:after="0" w:line="240" w:lineRule="auto"/>
        <w:rPr>
          <w:rFonts w:ascii="Times New Roman" w:eastAsia="Times New Roman" w:hAnsi="Times New Roman" w:cs="Times New Roman"/>
          <w:sz w:val="24"/>
          <w:szCs w:val="24"/>
        </w:rPr>
      </w:pPr>
      <w:r w:rsidRPr="00EF2ED7">
        <w:rPr>
          <w:rFonts w:ascii="Times New Roman" w:eastAsia="Times New Roman" w:hAnsi="Times New Roman" w:cs="Times New Roman"/>
          <w:sz w:val="24"/>
          <w:szCs w:val="24"/>
        </w:rPr>
        <w:t>Figs:</w:t>
      </w:r>
      <w:r w:rsidR="003C118F">
        <w:rPr>
          <w:rFonts w:ascii="Times New Roman" w:eastAsia="Times New Roman" w:hAnsi="Times New Roman" w:cs="Times New Roman"/>
          <w:sz w:val="24"/>
          <w:szCs w:val="24"/>
        </w:rPr>
        <w:t xml:space="preserve"> 3 </w:t>
      </w:r>
    </w:p>
    <w:p w14:paraId="46F2E02A" w14:textId="171861B2" w:rsidR="00BA0D0D" w:rsidRDefault="00EF2ED7" w:rsidP="00EF2ED7">
      <w:pPr>
        <w:spacing w:after="0" w:line="240" w:lineRule="auto"/>
        <w:rPr>
          <w:rFonts w:ascii="Times New Roman" w:eastAsia="Times New Roman" w:hAnsi="Times New Roman" w:cs="Times New Roman"/>
          <w:b/>
          <w:sz w:val="24"/>
          <w:szCs w:val="24"/>
          <w:u w:val="single"/>
        </w:rPr>
      </w:pPr>
      <w:r w:rsidRPr="00EF2ED7">
        <w:rPr>
          <w:rFonts w:ascii="Times New Roman" w:eastAsia="Times New Roman" w:hAnsi="Times New Roman" w:cs="Times New Roman"/>
          <w:sz w:val="24"/>
          <w:szCs w:val="24"/>
        </w:rPr>
        <w:t>Methods</w:t>
      </w:r>
      <w:r w:rsidR="004A200D">
        <w:rPr>
          <w:rFonts w:ascii="Times New Roman" w:eastAsia="Times New Roman" w:hAnsi="Times New Roman" w:cs="Times New Roman"/>
          <w:sz w:val="24"/>
          <w:szCs w:val="24"/>
        </w:rPr>
        <w:t xml:space="preserve"> (3000)</w:t>
      </w:r>
      <w:r w:rsidRPr="00EF2ED7">
        <w:rPr>
          <w:rFonts w:ascii="Times New Roman" w:eastAsia="Times New Roman" w:hAnsi="Times New Roman" w:cs="Times New Roman"/>
          <w:sz w:val="24"/>
          <w:szCs w:val="24"/>
        </w:rPr>
        <w:t>:</w:t>
      </w:r>
      <w:r w:rsidRPr="00F25E70">
        <w:rPr>
          <w:rFonts w:ascii="Times New Roman" w:eastAsia="Times New Roman" w:hAnsi="Times New Roman" w:cs="Times New Roman"/>
          <w:sz w:val="24"/>
          <w:szCs w:val="24"/>
        </w:rPr>
        <w:t xml:space="preserve"> </w:t>
      </w:r>
      <w:r w:rsidR="00F25E70" w:rsidRPr="00F25E70">
        <w:rPr>
          <w:rFonts w:ascii="Times New Roman" w:eastAsia="Times New Roman" w:hAnsi="Times New Roman" w:cs="Times New Roman"/>
          <w:sz w:val="24"/>
          <w:szCs w:val="24"/>
        </w:rPr>
        <w:t xml:space="preserve"> not done</w:t>
      </w:r>
      <w:r w:rsidR="00F25E70">
        <w:rPr>
          <w:rFonts w:ascii="Times New Roman" w:eastAsia="Times New Roman" w:hAnsi="Times New Roman" w:cs="Times New Roman"/>
          <w:sz w:val="24"/>
          <w:szCs w:val="24"/>
        </w:rPr>
        <w:t xml:space="preserve"> yet</w:t>
      </w:r>
    </w:p>
    <w:p w14:paraId="6E8E8CE3" w14:textId="77777777" w:rsidR="00BA0D0D" w:rsidRDefault="00BA0D0D" w:rsidP="00EF2ED7">
      <w:pPr>
        <w:spacing w:after="0" w:line="240" w:lineRule="auto"/>
        <w:rPr>
          <w:rFonts w:ascii="Times New Roman" w:eastAsia="Times New Roman" w:hAnsi="Times New Roman" w:cs="Times New Roman"/>
          <w:b/>
          <w:sz w:val="24"/>
          <w:szCs w:val="24"/>
          <w:u w:val="single"/>
        </w:rPr>
      </w:pPr>
    </w:p>
    <w:p w14:paraId="6DBFD44D" w14:textId="77777777" w:rsidR="00AF2280" w:rsidRPr="00F7301B" w:rsidRDefault="00BA0D0D" w:rsidP="00BF2DA7">
      <w:pPr>
        <w:spacing w:line="480" w:lineRule="auto"/>
        <w:rPr>
          <w:rFonts w:ascii="Times New Roman" w:eastAsia="Times New Roman" w:hAnsi="Times New Roman" w:cs="Times New Roman"/>
          <w:b/>
          <w:sz w:val="24"/>
          <w:szCs w:val="24"/>
          <w:u w:val="single"/>
        </w:rPr>
      </w:pPr>
      <w:r w:rsidRPr="00F7301B">
        <w:rPr>
          <w:rFonts w:ascii="Times New Roman" w:eastAsia="Times New Roman" w:hAnsi="Times New Roman" w:cs="Times New Roman"/>
          <w:b/>
          <w:sz w:val="24"/>
          <w:szCs w:val="24"/>
          <w:u w:val="single"/>
        </w:rPr>
        <w:t>Keywords:</w:t>
      </w:r>
      <w:r w:rsidRPr="00F7301B">
        <w:rPr>
          <w:rFonts w:ascii="Times New Roman" w:eastAsia="Times New Roman" w:hAnsi="Times New Roman" w:cs="Times New Roman"/>
          <w:sz w:val="24"/>
          <w:szCs w:val="24"/>
        </w:rPr>
        <w:t xml:space="preserve"> Alaska, lake, carbon cycle, metabolism, permafrost, organic carbon </w:t>
      </w:r>
      <w:r w:rsidR="00AF2280" w:rsidRPr="00F7301B">
        <w:rPr>
          <w:rFonts w:ascii="Times New Roman" w:eastAsia="Times New Roman" w:hAnsi="Times New Roman" w:cs="Times New Roman"/>
          <w:b/>
          <w:sz w:val="24"/>
          <w:szCs w:val="24"/>
          <w:u w:val="single"/>
        </w:rPr>
        <w:br w:type="page"/>
      </w:r>
    </w:p>
    <w:p w14:paraId="73408747" w14:textId="77777777" w:rsidR="009008CB" w:rsidRPr="008145DA" w:rsidRDefault="00533EF9" w:rsidP="001D4B0E">
      <w:pPr>
        <w:spacing w:line="480" w:lineRule="auto"/>
        <w:rPr>
          <w:rFonts w:ascii="Times New Roman" w:eastAsia="Times New Roman" w:hAnsi="Times New Roman" w:cs="Times New Roman"/>
          <w:b/>
          <w:sz w:val="24"/>
          <w:szCs w:val="24"/>
        </w:rPr>
      </w:pPr>
      <w:r w:rsidRPr="009008CB">
        <w:rPr>
          <w:rFonts w:ascii="Times New Roman" w:eastAsia="Times New Roman" w:hAnsi="Times New Roman" w:cs="Times New Roman"/>
          <w:b/>
          <w:sz w:val="24"/>
          <w:szCs w:val="24"/>
        </w:rPr>
        <w:lastRenderedPageBreak/>
        <w:t>A</w:t>
      </w:r>
      <w:r w:rsidR="009008CB" w:rsidRPr="009008CB">
        <w:rPr>
          <w:rFonts w:ascii="Times New Roman" w:eastAsia="Times New Roman" w:hAnsi="Times New Roman" w:cs="Times New Roman"/>
          <w:b/>
          <w:sz w:val="24"/>
          <w:szCs w:val="24"/>
        </w:rPr>
        <w:t>BSTRACT</w:t>
      </w:r>
    </w:p>
    <w:p w14:paraId="0D92B1FF" w14:textId="496134FA" w:rsidR="00AF2280" w:rsidRPr="007F388E" w:rsidRDefault="0002084F" w:rsidP="00357F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Warming and hydrologic changes have </w:t>
      </w:r>
      <w:r w:rsidR="000B6C2E" w:rsidRPr="001036F4">
        <w:rPr>
          <w:rFonts w:ascii="Times New Roman" w:eastAsia="Times New Roman" w:hAnsi="Times New Roman" w:cs="Times New Roman"/>
          <w:b/>
          <w:sz w:val="24"/>
          <w:szCs w:val="24"/>
        </w:rPr>
        <w:t>led to a decadal-scale increase in greenhouse gas (GHG) emissions from no</w:t>
      </w:r>
      <w:r w:rsidR="00676382">
        <w:rPr>
          <w:rFonts w:ascii="Times New Roman" w:eastAsia="Times New Roman" w:hAnsi="Times New Roman" w:cs="Times New Roman"/>
          <w:b/>
          <w:sz w:val="24"/>
          <w:szCs w:val="24"/>
        </w:rPr>
        <w:t xml:space="preserve">rthern landscapes underlain by </w:t>
      </w:r>
      <w:r>
        <w:rPr>
          <w:rFonts w:ascii="Times New Roman" w:eastAsia="Times New Roman" w:hAnsi="Times New Roman" w:cs="Times New Roman"/>
          <w:b/>
          <w:sz w:val="24"/>
          <w:szCs w:val="24"/>
        </w:rPr>
        <w:t>organic carbon (O</w:t>
      </w:r>
      <w:r w:rsidR="00706D2B">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w:t>
      </w:r>
      <w:r w:rsidR="00706D2B">
        <w:rPr>
          <w:rFonts w:ascii="Times New Roman" w:eastAsia="Times New Roman" w:hAnsi="Times New Roman" w:cs="Times New Roman"/>
          <w:b/>
          <w:sz w:val="24"/>
          <w:szCs w:val="24"/>
        </w:rPr>
        <w:t xml:space="preserve">-rich </w:t>
      </w:r>
      <w:r w:rsidR="000B6C2E" w:rsidRPr="001036F4">
        <w:rPr>
          <w:rFonts w:ascii="Times New Roman" w:eastAsia="Times New Roman" w:hAnsi="Times New Roman" w:cs="Times New Roman"/>
          <w:b/>
          <w:sz w:val="24"/>
          <w:szCs w:val="24"/>
        </w:rPr>
        <w:t>permafrost (Walter-Anthony et al. 201</w:t>
      </w:r>
      <w:r w:rsidR="001036F4">
        <w:rPr>
          <w:rFonts w:ascii="Times New Roman" w:eastAsia="Times New Roman" w:hAnsi="Times New Roman" w:cs="Times New Roman"/>
          <w:b/>
          <w:sz w:val="24"/>
          <w:szCs w:val="24"/>
        </w:rPr>
        <w:t>6</w:t>
      </w:r>
      <w:r w:rsidR="000B6C2E" w:rsidRPr="001036F4">
        <w:rPr>
          <w:rFonts w:ascii="Times New Roman" w:eastAsia="Times New Roman" w:hAnsi="Times New Roman" w:cs="Times New Roman"/>
          <w:b/>
          <w:sz w:val="24"/>
          <w:szCs w:val="24"/>
        </w:rPr>
        <w:t xml:space="preserve">; </w:t>
      </w:r>
      <w:proofErr w:type="spellStart"/>
      <w:r w:rsidR="000B6C2E" w:rsidRPr="001036F4">
        <w:rPr>
          <w:rFonts w:ascii="Times New Roman" w:eastAsia="Times New Roman" w:hAnsi="Times New Roman" w:cs="Times New Roman"/>
          <w:b/>
          <w:sz w:val="24"/>
          <w:szCs w:val="24"/>
        </w:rPr>
        <w:t>Commane</w:t>
      </w:r>
      <w:proofErr w:type="spellEnd"/>
      <w:r w:rsidR="000B6C2E" w:rsidRPr="001036F4">
        <w:rPr>
          <w:rFonts w:ascii="Times New Roman" w:eastAsia="Times New Roman" w:hAnsi="Times New Roman" w:cs="Times New Roman"/>
          <w:b/>
          <w:sz w:val="24"/>
          <w:szCs w:val="24"/>
        </w:rPr>
        <w:t xml:space="preserve"> et al. 2017; </w:t>
      </w:r>
      <w:r w:rsidR="000B6C2E" w:rsidRPr="001036F4">
        <w:rPr>
          <w:rFonts w:ascii="Times New Roman" w:eastAsia="Times New Roman" w:hAnsi="Times New Roman" w:cs="Times New Roman"/>
          <w:b/>
          <w:color w:val="FF0000"/>
          <w:sz w:val="24"/>
          <w:szCs w:val="24"/>
        </w:rPr>
        <w:t>European ref.</w:t>
      </w:r>
      <w:r w:rsidR="001E6BD2">
        <w:rPr>
          <w:rFonts w:ascii="Times New Roman" w:eastAsia="Times New Roman" w:hAnsi="Times New Roman" w:cs="Times New Roman"/>
          <w:b/>
          <w:sz w:val="24"/>
          <w:szCs w:val="24"/>
        </w:rPr>
        <w:t>).  Such shifts may</w:t>
      </w:r>
      <w:r w:rsidR="00676382">
        <w:rPr>
          <w:rFonts w:ascii="Times New Roman" w:eastAsia="Times New Roman" w:hAnsi="Times New Roman" w:cs="Times New Roman"/>
          <w:b/>
          <w:sz w:val="24"/>
          <w:szCs w:val="24"/>
        </w:rPr>
        <w:t xml:space="preserve"> </w:t>
      </w:r>
      <w:r w:rsidR="001E6BD2">
        <w:rPr>
          <w:rFonts w:ascii="Times New Roman" w:eastAsia="Times New Roman" w:hAnsi="Times New Roman" w:cs="Times New Roman"/>
          <w:b/>
          <w:sz w:val="24"/>
          <w:szCs w:val="24"/>
        </w:rPr>
        <w:t xml:space="preserve">represent a </w:t>
      </w:r>
      <w:r w:rsidR="000B6C2E" w:rsidRPr="001036F4">
        <w:rPr>
          <w:rFonts w:ascii="Times New Roman" w:eastAsia="Times New Roman" w:hAnsi="Times New Roman" w:cs="Times New Roman"/>
          <w:b/>
          <w:sz w:val="24"/>
          <w:szCs w:val="24"/>
        </w:rPr>
        <w:t xml:space="preserve">destabilization </w:t>
      </w:r>
      <w:r w:rsidR="00587B76">
        <w:rPr>
          <w:rFonts w:ascii="Times New Roman" w:eastAsia="Times New Roman" w:hAnsi="Times New Roman" w:cs="Times New Roman"/>
          <w:b/>
          <w:sz w:val="24"/>
          <w:szCs w:val="24"/>
        </w:rPr>
        <w:t xml:space="preserve">of </w:t>
      </w:r>
      <w:r w:rsidR="001E6BD2">
        <w:rPr>
          <w:rFonts w:ascii="Times New Roman" w:eastAsia="Times New Roman" w:hAnsi="Times New Roman" w:cs="Times New Roman"/>
          <w:b/>
          <w:sz w:val="24"/>
          <w:szCs w:val="24"/>
        </w:rPr>
        <w:t>the vast (</w:t>
      </w:r>
      <w:proofErr w:type="spellStart"/>
      <w:r w:rsidR="001E6BD2">
        <w:rPr>
          <w:rFonts w:ascii="Times New Roman" w:eastAsia="Times New Roman" w:hAnsi="Times New Roman" w:cs="Times New Roman"/>
          <w:b/>
          <w:sz w:val="24"/>
          <w:szCs w:val="24"/>
        </w:rPr>
        <w:t>Tarnocai</w:t>
      </w:r>
      <w:proofErr w:type="spellEnd"/>
      <w:r w:rsidR="001E6BD2">
        <w:rPr>
          <w:rFonts w:ascii="Times New Roman" w:eastAsia="Times New Roman" w:hAnsi="Times New Roman" w:cs="Times New Roman"/>
          <w:b/>
          <w:sz w:val="24"/>
          <w:szCs w:val="24"/>
        </w:rPr>
        <w:t xml:space="preserve"> et al. 2009) </w:t>
      </w:r>
      <w:r w:rsidR="00587B76">
        <w:rPr>
          <w:rFonts w:ascii="Times New Roman" w:eastAsia="Times New Roman" w:hAnsi="Times New Roman" w:cs="Times New Roman"/>
          <w:b/>
          <w:sz w:val="24"/>
          <w:szCs w:val="24"/>
        </w:rPr>
        <w:t>northern OC-stores</w:t>
      </w:r>
      <w:r w:rsidR="001E6BD2">
        <w:rPr>
          <w:rFonts w:ascii="Times New Roman" w:eastAsia="Times New Roman" w:hAnsi="Times New Roman" w:cs="Times New Roman"/>
          <w:b/>
          <w:sz w:val="24"/>
          <w:szCs w:val="24"/>
        </w:rPr>
        <w:t xml:space="preserve">, however </w:t>
      </w:r>
      <w:r w:rsidR="00587B76">
        <w:rPr>
          <w:rFonts w:ascii="Times New Roman" w:eastAsia="Times New Roman" w:hAnsi="Times New Roman" w:cs="Times New Roman"/>
          <w:b/>
          <w:sz w:val="24"/>
          <w:szCs w:val="24"/>
        </w:rPr>
        <w:t>the coupling</w:t>
      </w:r>
      <w:r w:rsidR="000B6C2E" w:rsidRPr="001036F4">
        <w:rPr>
          <w:rFonts w:ascii="Times New Roman" w:eastAsia="Times New Roman" w:hAnsi="Times New Roman" w:cs="Times New Roman"/>
          <w:b/>
          <w:sz w:val="24"/>
          <w:szCs w:val="24"/>
        </w:rPr>
        <w:t xml:space="preserve"> between atmospheric warming and terrestrial OC mineralization is poorly constrained, and efforts to forecast future </w:t>
      </w:r>
      <w:r w:rsidR="00E24E6A" w:rsidRPr="001036F4">
        <w:rPr>
          <w:rFonts w:ascii="Times New Roman" w:eastAsia="Times New Roman" w:hAnsi="Times New Roman" w:cs="Times New Roman"/>
          <w:b/>
          <w:sz w:val="24"/>
          <w:szCs w:val="24"/>
        </w:rPr>
        <w:t>C</w:t>
      </w:r>
      <w:r w:rsidR="000B6C2E" w:rsidRPr="001036F4">
        <w:rPr>
          <w:rFonts w:ascii="Times New Roman" w:eastAsia="Times New Roman" w:hAnsi="Times New Roman" w:cs="Times New Roman"/>
          <w:b/>
          <w:sz w:val="24"/>
          <w:szCs w:val="24"/>
        </w:rPr>
        <w:t xml:space="preserve">-climate feedbacks </w:t>
      </w:r>
      <w:r w:rsidR="00B146F0">
        <w:rPr>
          <w:rFonts w:ascii="Times New Roman" w:eastAsia="Times New Roman" w:hAnsi="Times New Roman" w:cs="Times New Roman"/>
          <w:b/>
          <w:sz w:val="24"/>
          <w:szCs w:val="24"/>
        </w:rPr>
        <w:t>are hindered by</w:t>
      </w:r>
      <w:r w:rsidR="000B6C2E" w:rsidRPr="001036F4">
        <w:rPr>
          <w:rFonts w:ascii="Times New Roman" w:eastAsia="Times New Roman" w:hAnsi="Times New Roman" w:cs="Times New Roman"/>
          <w:b/>
          <w:sz w:val="24"/>
          <w:szCs w:val="24"/>
        </w:rPr>
        <w:t xml:space="preserve"> uncertaint</w:t>
      </w:r>
      <w:r w:rsidR="00B146F0">
        <w:rPr>
          <w:rFonts w:ascii="Times New Roman" w:eastAsia="Times New Roman" w:hAnsi="Times New Roman" w:cs="Times New Roman"/>
          <w:b/>
          <w:sz w:val="24"/>
          <w:szCs w:val="24"/>
        </w:rPr>
        <w:t>ies</w:t>
      </w:r>
      <w:r w:rsidR="000B6C2E" w:rsidRPr="001036F4">
        <w:rPr>
          <w:rFonts w:ascii="Times New Roman" w:eastAsia="Times New Roman" w:hAnsi="Times New Roman" w:cs="Times New Roman"/>
          <w:b/>
          <w:sz w:val="24"/>
          <w:szCs w:val="24"/>
        </w:rPr>
        <w:t xml:space="preserve"> </w:t>
      </w:r>
      <w:r w:rsidR="00B146F0">
        <w:rPr>
          <w:rFonts w:ascii="Times New Roman" w:eastAsia="Times New Roman" w:hAnsi="Times New Roman" w:cs="Times New Roman"/>
          <w:b/>
          <w:sz w:val="24"/>
          <w:szCs w:val="24"/>
        </w:rPr>
        <w:t xml:space="preserve">in the </w:t>
      </w:r>
      <w:r w:rsidR="000B6C2E" w:rsidRPr="001036F4">
        <w:rPr>
          <w:rFonts w:ascii="Times New Roman" w:eastAsia="Times New Roman" w:hAnsi="Times New Roman" w:cs="Times New Roman"/>
          <w:b/>
          <w:sz w:val="24"/>
          <w:szCs w:val="24"/>
        </w:rPr>
        <w:t>fate of OC stored in the circumpolar landscape (Mishra and Riley 2012; Schuur et al. 2015)</w:t>
      </w:r>
      <w:r w:rsidR="00FB13F3">
        <w:rPr>
          <w:rFonts w:ascii="Times New Roman" w:eastAsia="Times New Roman" w:hAnsi="Times New Roman" w:cs="Times New Roman"/>
          <w:b/>
          <w:sz w:val="24"/>
          <w:szCs w:val="24"/>
        </w:rPr>
        <w:t xml:space="preserve"> and in particular, </w:t>
      </w:r>
      <w:r w:rsidR="001E6BD2">
        <w:rPr>
          <w:rFonts w:ascii="Times New Roman" w:eastAsia="Times New Roman" w:hAnsi="Times New Roman" w:cs="Times New Roman"/>
          <w:b/>
          <w:sz w:val="24"/>
          <w:szCs w:val="24"/>
        </w:rPr>
        <w:t xml:space="preserve">the export and processing of </w:t>
      </w:r>
      <w:r w:rsidR="00587B76">
        <w:rPr>
          <w:rFonts w:ascii="Times New Roman" w:eastAsia="Times New Roman" w:hAnsi="Times New Roman" w:cs="Times New Roman"/>
          <w:b/>
          <w:sz w:val="24"/>
          <w:szCs w:val="24"/>
        </w:rPr>
        <w:t xml:space="preserve">terrestrial OC </w:t>
      </w:r>
      <w:r w:rsidR="001E6BD2">
        <w:rPr>
          <w:rFonts w:ascii="Times New Roman" w:eastAsia="Times New Roman" w:hAnsi="Times New Roman" w:cs="Times New Roman"/>
          <w:b/>
          <w:sz w:val="24"/>
          <w:szCs w:val="24"/>
        </w:rPr>
        <w:t xml:space="preserve">in </w:t>
      </w:r>
      <w:r w:rsidR="00C31445">
        <w:rPr>
          <w:rFonts w:ascii="Times New Roman" w:eastAsia="Times New Roman" w:hAnsi="Times New Roman" w:cs="Times New Roman"/>
          <w:b/>
          <w:sz w:val="24"/>
          <w:szCs w:val="24"/>
        </w:rPr>
        <w:t>aquatic networks (</w:t>
      </w:r>
      <w:proofErr w:type="spellStart"/>
      <w:r w:rsidR="008E73E2">
        <w:rPr>
          <w:rFonts w:ascii="Times New Roman" w:eastAsia="Times New Roman" w:hAnsi="Times New Roman" w:cs="Times New Roman"/>
          <w:b/>
          <w:sz w:val="24"/>
          <w:szCs w:val="24"/>
        </w:rPr>
        <w:t>Battin</w:t>
      </w:r>
      <w:proofErr w:type="spellEnd"/>
      <w:r w:rsidR="008E73E2">
        <w:rPr>
          <w:rFonts w:ascii="Times New Roman" w:eastAsia="Times New Roman" w:hAnsi="Times New Roman" w:cs="Times New Roman"/>
          <w:b/>
          <w:sz w:val="24"/>
          <w:szCs w:val="24"/>
        </w:rPr>
        <w:t xml:space="preserve"> et al. 2009; </w:t>
      </w:r>
      <w:proofErr w:type="spellStart"/>
      <w:r w:rsidR="008E73E2">
        <w:rPr>
          <w:rFonts w:ascii="Times New Roman" w:eastAsia="Times New Roman" w:hAnsi="Times New Roman" w:cs="Times New Roman"/>
          <w:b/>
          <w:sz w:val="24"/>
          <w:szCs w:val="24"/>
        </w:rPr>
        <w:t>Tranvik</w:t>
      </w:r>
      <w:proofErr w:type="spellEnd"/>
      <w:r w:rsidR="008E73E2">
        <w:rPr>
          <w:rFonts w:ascii="Times New Roman" w:eastAsia="Times New Roman" w:hAnsi="Times New Roman" w:cs="Times New Roman"/>
          <w:b/>
          <w:sz w:val="24"/>
          <w:szCs w:val="24"/>
        </w:rPr>
        <w:t xml:space="preserve"> et al 2009; </w:t>
      </w:r>
      <w:proofErr w:type="spellStart"/>
      <w:r w:rsidR="008E73E2">
        <w:rPr>
          <w:rFonts w:ascii="Times New Roman" w:eastAsia="Times New Roman" w:hAnsi="Times New Roman" w:cs="Times New Roman"/>
          <w:b/>
          <w:sz w:val="24"/>
          <w:szCs w:val="24"/>
        </w:rPr>
        <w:t>Vonk</w:t>
      </w:r>
      <w:proofErr w:type="spellEnd"/>
      <w:r w:rsidR="008E73E2">
        <w:rPr>
          <w:rFonts w:ascii="Times New Roman" w:eastAsia="Times New Roman" w:hAnsi="Times New Roman" w:cs="Times New Roman"/>
          <w:b/>
          <w:sz w:val="24"/>
          <w:szCs w:val="24"/>
        </w:rPr>
        <w:t xml:space="preserve"> et al. 2015; </w:t>
      </w:r>
      <w:proofErr w:type="spellStart"/>
      <w:r w:rsidR="00AD4F2E">
        <w:rPr>
          <w:rFonts w:ascii="Times New Roman" w:eastAsia="Times New Roman" w:hAnsi="Times New Roman" w:cs="Times New Roman"/>
          <w:b/>
          <w:sz w:val="24"/>
          <w:szCs w:val="24"/>
        </w:rPr>
        <w:t>Butman</w:t>
      </w:r>
      <w:proofErr w:type="spellEnd"/>
      <w:r w:rsidR="00AD4F2E">
        <w:rPr>
          <w:rFonts w:ascii="Times New Roman" w:eastAsia="Times New Roman" w:hAnsi="Times New Roman" w:cs="Times New Roman"/>
          <w:b/>
          <w:sz w:val="24"/>
          <w:szCs w:val="24"/>
        </w:rPr>
        <w:t xml:space="preserve"> et al. 2016; </w:t>
      </w:r>
      <w:proofErr w:type="spellStart"/>
      <w:r w:rsidR="008E73E2">
        <w:rPr>
          <w:rFonts w:ascii="Times New Roman" w:eastAsia="Times New Roman" w:hAnsi="Times New Roman" w:cs="Times New Roman"/>
          <w:b/>
          <w:sz w:val="24"/>
          <w:szCs w:val="24"/>
        </w:rPr>
        <w:t>Stackpoole</w:t>
      </w:r>
      <w:proofErr w:type="spellEnd"/>
      <w:r w:rsidR="008E73E2">
        <w:rPr>
          <w:rFonts w:ascii="Times New Roman" w:eastAsia="Times New Roman" w:hAnsi="Times New Roman" w:cs="Times New Roman"/>
          <w:b/>
          <w:sz w:val="24"/>
          <w:szCs w:val="24"/>
        </w:rPr>
        <w:t xml:space="preserve"> et al. 2017</w:t>
      </w:r>
      <w:r w:rsidR="00C31445">
        <w:rPr>
          <w:rFonts w:ascii="Times New Roman" w:eastAsia="Times New Roman" w:hAnsi="Times New Roman" w:cs="Times New Roman"/>
          <w:b/>
          <w:sz w:val="24"/>
          <w:szCs w:val="24"/>
        </w:rPr>
        <w:t>)</w:t>
      </w:r>
      <w:r w:rsidR="000B6C2E" w:rsidRPr="001036F4">
        <w:rPr>
          <w:rFonts w:ascii="Times New Roman" w:eastAsia="Times New Roman" w:hAnsi="Times New Roman" w:cs="Times New Roman"/>
          <w:b/>
          <w:sz w:val="24"/>
          <w:szCs w:val="24"/>
        </w:rPr>
        <w:t>.</w:t>
      </w:r>
      <w:r w:rsidR="000B6C2E">
        <w:rPr>
          <w:rFonts w:ascii="Times New Roman" w:eastAsia="Times New Roman" w:hAnsi="Times New Roman" w:cs="Times New Roman"/>
          <w:sz w:val="24"/>
          <w:szCs w:val="24"/>
        </w:rPr>
        <w:t xml:space="preserve"> </w:t>
      </w:r>
      <w:r w:rsidR="005A2B13">
        <w:rPr>
          <w:rFonts w:ascii="Times New Roman" w:eastAsia="Times New Roman" w:hAnsi="Times New Roman" w:cs="Times New Roman"/>
          <w:b/>
          <w:sz w:val="24"/>
          <w:szCs w:val="24"/>
        </w:rPr>
        <w:t xml:space="preserve">Here, </w:t>
      </w:r>
      <w:r w:rsidR="00120548">
        <w:rPr>
          <w:rFonts w:ascii="Times New Roman" w:eastAsia="Times New Roman" w:hAnsi="Times New Roman" w:cs="Times New Roman"/>
          <w:b/>
          <w:sz w:val="24"/>
          <w:szCs w:val="24"/>
        </w:rPr>
        <w:t xml:space="preserve">we </w:t>
      </w:r>
      <w:r w:rsidR="001036F4">
        <w:rPr>
          <w:rFonts w:ascii="Times New Roman" w:eastAsia="Times New Roman" w:hAnsi="Times New Roman" w:cs="Times New Roman"/>
          <w:b/>
          <w:sz w:val="24"/>
          <w:szCs w:val="24"/>
        </w:rPr>
        <w:t xml:space="preserve">help </w:t>
      </w:r>
      <w:del w:id="0" w:author="CATHERINE D. KUHN" w:date="2017-08-24T12:03:00Z">
        <w:r w:rsidR="001036F4" w:rsidDel="006403D3">
          <w:rPr>
            <w:rFonts w:ascii="Times New Roman" w:eastAsia="Times New Roman" w:hAnsi="Times New Roman" w:cs="Times New Roman"/>
            <w:b/>
            <w:sz w:val="24"/>
            <w:szCs w:val="24"/>
          </w:rPr>
          <w:delText xml:space="preserve">to </w:delText>
        </w:r>
      </w:del>
      <w:r w:rsidR="001036F4">
        <w:rPr>
          <w:rFonts w:ascii="Times New Roman" w:eastAsia="Times New Roman" w:hAnsi="Times New Roman" w:cs="Times New Roman"/>
          <w:b/>
          <w:sz w:val="24"/>
          <w:szCs w:val="24"/>
        </w:rPr>
        <w:t xml:space="preserve">constrain this uncertainty </w:t>
      </w:r>
      <w:r w:rsidR="00462F1F">
        <w:rPr>
          <w:rFonts w:ascii="Times New Roman" w:eastAsia="Times New Roman" w:hAnsi="Times New Roman" w:cs="Times New Roman"/>
          <w:b/>
          <w:sz w:val="24"/>
          <w:szCs w:val="24"/>
        </w:rPr>
        <w:t>with</w:t>
      </w:r>
      <w:r w:rsidR="00120548">
        <w:rPr>
          <w:rFonts w:ascii="Times New Roman" w:eastAsia="Times New Roman" w:hAnsi="Times New Roman" w:cs="Times New Roman"/>
          <w:b/>
          <w:sz w:val="24"/>
          <w:szCs w:val="24"/>
        </w:rPr>
        <w:t xml:space="preserve"> </w:t>
      </w:r>
      <w:r w:rsidR="00302062">
        <w:rPr>
          <w:rFonts w:ascii="Times New Roman" w:eastAsia="Times New Roman" w:hAnsi="Times New Roman" w:cs="Times New Roman"/>
          <w:b/>
          <w:sz w:val="24"/>
          <w:szCs w:val="24"/>
        </w:rPr>
        <w:t xml:space="preserve">the first direct assessment of </w:t>
      </w:r>
      <w:r w:rsidR="00AD4F2E">
        <w:rPr>
          <w:rFonts w:ascii="Times New Roman" w:eastAsia="Times New Roman" w:hAnsi="Times New Roman" w:cs="Times New Roman"/>
          <w:b/>
          <w:sz w:val="24"/>
          <w:szCs w:val="24"/>
        </w:rPr>
        <w:t>whole</w:t>
      </w:r>
      <w:r w:rsidR="00302062">
        <w:rPr>
          <w:rFonts w:ascii="Times New Roman" w:eastAsia="Times New Roman" w:hAnsi="Times New Roman" w:cs="Times New Roman"/>
          <w:b/>
          <w:sz w:val="24"/>
          <w:szCs w:val="24"/>
        </w:rPr>
        <w:t xml:space="preserve"> </w:t>
      </w:r>
      <w:r w:rsidR="00AD4F2E">
        <w:rPr>
          <w:rFonts w:ascii="Times New Roman" w:eastAsia="Times New Roman" w:hAnsi="Times New Roman" w:cs="Times New Roman"/>
          <w:b/>
          <w:sz w:val="24"/>
          <w:szCs w:val="24"/>
        </w:rPr>
        <w:t>ecosystem</w:t>
      </w:r>
      <w:r w:rsidR="00ED6363" w:rsidRPr="007F388E">
        <w:rPr>
          <w:rFonts w:ascii="Times New Roman" w:eastAsia="Times New Roman" w:hAnsi="Times New Roman" w:cs="Times New Roman"/>
          <w:b/>
          <w:sz w:val="24"/>
          <w:szCs w:val="24"/>
        </w:rPr>
        <w:t xml:space="preserve"> metabolism </w:t>
      </w:r>
      <w:r w:rsidR="00462F1F">
        <w:rPr>
          <w:rFonts w:ascii="Times New Roman" w:eastAsia="Times New Roman" w:hAnsi="Times New Roman" w:cs="Times New Roman"/>
          <w:b/>
          <w:sz w:val="24"/>
          <w:szCs w:val="24"/>
        </w:rPr>
        <w:t>(food web OC processing)</w:t>
      </w:r>
      <w:r w:rsidR="00302062">
        <w:rPr>
          <w:rFonts w:ascii="Times New Roman" w:eastAsia="Times New Roman" w:hAnsi="Times New Roman" w:cs="Times New Roman"/>
          <w:b/>
          <w:sz w:val="24"/>
          <w:szCs w:val="24"/>
        </w:rPr>
        <w:t xml:space="preserve"> in </w:t>
      </w:r>
      <w:r w:rsidR="00AD4F2E">
        <w:rPr>
          <w:rFonts w:ascii="Times New Roman" w:eastAsia="Times New Roman" w:hAnsi="Times New Roman" w:cs="Times New Roman"/>
          <w:b/>
          <w:sz w:val="24"/>
          <w:szCs w:val="24"/>
        </w:rPr>
        <w:t>lakes of</w:t>
      </w:r>
      <w:r w:rsidR="00F25E70">
        <w:rPr>
          <w:rFonts w:ascii="Times New Roman" w:eastAsia="Times New Roman" w:hAnsi="Times New Roman" w:cs="Times New Roman"/>
          <w:b/>
          <w:sz w:val="24"/>
          <w:szCs w:val="24"/>
        </w:rPr>
        <w:t xml:space="preserve"> </w:t>
      </w:r>
      <w:r w:rsidR="00302062" w:rsidRPr="007F388E">
        <w:rPr>
          <w:rFonts w:ascii="Times New Roman" w:eastAsia="Times New Roman" w:hAnsi="Times New Roman" w:cs="Times New Roman"/>
          <w:b/>
          <w:sz w:val="24"/>
          <w:szCs w:val="24"/>
        </w:rPr>
        <w:t xml:space="preserve">the </w:t>
      </w:r>
      <w:r w:rsidR="00302062">
        <w:rPr>
          <w:rFonts w:ascii="Times New Roman" w:eastAsia="Times New Roman" w:hAnsi="Times New Roman" w:cs="Times New Roman"/>
          <w:b/>
          <w:sz w:val="24"/>
          <w:szCs w:val="24"/>
        </w:rPr>
        <w:t xml:space="preserve">discontinuous-permafrost zone of the </w:t>
      </w:r>
      <w:r w:rsidR="00302062" w:rsidRPr="007F388E">
        <w:rPr>
          <w:rFonts w:ascii="Times New Roman" w:eastAsia="Times New Roman" w:hAnsi="Times New Roman" w:cs="Times New Roman"/>
          <w:b/>
          <w:sz w:val="24"/>
          <w:szCs w:val="24"/>
        </w:rPr>
        <w:t>Alaskan interior</w:t>
      </w:r>
      <w:r w:rsidR="00462F1F">
        <w:rPr>
          <w:rFonts w:ascii="Times New Roman" w:eastAsia="Times New Roman" w:hAnsi="Times New Roman" w:cs="Times New Roman"/>
          <w:b/>
          <w:sz w:val="24"/>
          <w:szCs w:val="24"/>
        </w:rPr>
        <w:t xml:space="preserve">.  We combine metabolic </w:t>
      </w:r>
      <w:r w:rsidR="00A96F17">
        <w:rPr>
          <w:rFonts w:ascii="Times New Roman" w:eastAsia="Times New Roman" w:hAnsi="Times New Roman" w:cs="Times New Roman"/>
          <w:b/>
          <w:sz w:val="24"/>
          <w:szCs w:val="24"/>
        </w:rPr>
        <w:t>estimates</w:t>
      </w:r>
      <w:r w:rsidR="00462F1F">
        <w:rPr>
          <w:rFonts w:ascii="Times New Roman" w:eastAsia="Times New Roman" w:hAnsi="Times New Roman" w:cs="Times New Roman"/>
          <w:b/>
          <w:sz w:val="24"/>
          <w:szCs w:val="24"/>
        </w:rPr>
        <w:t xml:space="preserve"> with </w:t>
      </w:r>
      <w:proofErr w:type="spellStart"/>
      <w:r w:rsidR="00462F1F">
        <w:rPr>
          <w:rFonts w:ascii="Times New Roman" w:eastAsia="Times New Roman" w:hAnsi="Times New Roman" w:cs="Times New Roman"/>
          <w:b/>
          <w:sz w:val="24"/>
          <w:szCs w:val="24"/>
        </w:rPr>
        <w:t>limnological</w:t>
      </w:r>
      <w:proofErr w:type="spellEnd"/>
      <w:r w:rsidR="002958FB">
        <w:rPr>
          <w:rFonts w:ascii="Times New Roman" w:eastAsia="Times New Roman" w:hAnsi="Times New Roman" w:cs="Times New Roman"/>
          <w:b/>
          <w:sz w:val="24"/>
          <w:szCs w:val="24"/>
        </w:rPr>
        <w:t xml:space="preserve">, geochemical, and remote-sensing data </w:t>
      </w:r>
      <w:r w:rsidR="00462F1F">
        <w:rPr>
          <w:rFonts w:ascii="Times New Roman" w:eastAsia="Times New Roman" w:hAnsi="Times New Roman" w:cs="Times New Roman"/>
          <w:b/>
          <w:sz w:val="24"/>
          <w:szCs w:val="24"/>
        </w:rPr>
        <w:t xml:space="preserve">to </w:t>
      </w:r>
      <w:r w:rsidR="00C31445">
        <w:rPr>
          <w:rFonts w:ascii="Times New Roman" w:eastAsia="Times New Roman" w:hAnsi="Times New Roman" w:cs="Times New Roman"/>
          <w:b/>
          <w:sz w:val="24"/>
          <w:szCs w:val="24"/>
        </w:rPr>
        <w:t>show</w:t>
      </w:r>
      <w:r w:rsidR="00C42755">
        <w:rPr>
          <w:rFonts w:ascii="Times New Roman" w:eastAsia="Times New Roman" w:hAnsi="Times New Roman" w:cs="Times New Roman"/>
          <w:b/>
          <w:sz w:val="24"/>
          <w:szCs w:val="24"/>
        </w:rPr>
        <w:t xml:space="preserve"> lakes in this</w:t>
      </w:r>
      <w:r w:rsidR="00117815">
        <w:rPr>
          <w:rFonts w:ascii="Times New Roman" w:eastAsia="Times New Roman" w:hAnsi="Times New Roman" w:cs="Times New Roman"/>
          <w:b/>
          <w:sz w:val="24"/>
          <w:szCs w:val="24"/>
        </w:rPr>
        <w:t xml:space="preserve"> </w:t>
      </w:r>
      <w:r w:rsidR="000B6C2E">
        <w:rPr>
          <w:rFonts w:ascii="Times New Roman" w:eastAsia="Times New Roman" w:hAnsi="Times New Roman" w:cs="Times New Roman"/>
          <w:b/>
          <w:sz w:val="24"/>
          <w:szCs w:val="24"/>
        </w:rPr>
        <w:t>transitional</w:t>
      </w:r>
      <w:r w:rsidR="00ED6363" w:rsidRPr="007F388E">
        <w:rPr>
          <w:rFonts w:ascii="Times New Roman" w:eastAsia="Times New Roman" w:hAnsi="Times New Roman" w:cs="Times New Roman"/>
          <w:b/>
          <w:sz w:val="24"/>
          <w:szCs w:val="24"/>
        </w:rPr>
        <w:t xml:space="preserve"> </w:t>
      </w:r>
      <w:r w:rsidR="00117815">
        <w:rPr>
          <w:rFonts w:ascii="Times New Roman" w:eastAsia="Times New Roman" w:hAnsi="Times New Roman" w:cs="Times New Roman"/>
          <w:b/>
          <w:sz w:val="24"/>
          <w:szCs w:val="24"/>
        </w:rPr>
        <w:t xml:space="preserve">zone </w:t>
      </w:r>
      <w:r w:rsidR="00ED6363" w:rsidRPr="007F388E">
        <w:rPr>
          <w:rFonts w:ascii="Times New Roman" w:eastAsia="Times New Roman" w:hAnsi="Times New Roman" w:cs="Times New Roman"/>
          <w:b/>
          <w:sz w:val="24"/>
          <w:szCs w:val="24"/>
        </w:rPr>
        <w:t>currently process little terrestrial OC</w:t>
      </w:r>
      <w:r w:rsidR="002105E5">
        <w:rPr>
          <w:rFonts w:ascii="Times New Roman" w:eastAsia="Times New Roman" w:hAnsi="Times New Roman" w:cs="Times New Roman"/>
          <w:b/>
          <w:sz w:val="24"/>
          <w:szCs w:val="24"/>
        </w:rPr>
        <w:t>,</w:t>
      </w:r>
      <w:r w:rsidR="00ED6363" w:rsidRPr="007F388E">
        <w:rPr>
          <w:rFonts w:ascii="Times New Roman" w:eastAsia="Times New Roman" w:hAnsi="Times New Roman" w:cs="Times New Roman"/>
          <w:b/>
          <w:sz w:val="24"/>
          <w:szCs w:val="24"/>
        </w:rPr>
        <w:t xml:space="preserve"> </w:t>
      </w:r>
      <w:r w:rsidR="008F292C">
        <w:rPr>
          <w:rFonts w:ascii="Times New Roman" w:eastAsia="Times New Roman" w:hAnsi="Times New Roman" w:cs="Times New Roman"/>
          <w:b/>
          <w:sz w:val="24"/>
          <w:szCs w:val="24"/>
        </w:rPr>
        <w:t xml:space="preserve">receive little influence from ancient permafrost-derived OC, and </w:t>
      </w:r>
      <w:r w:rsidR="00ED6363" w:rsidRPr="007F388E">
        <w:rPr>
          <w:rFonts w:ascii="Times New Roman" w:eastAsia="Times New Roman" w:hAnsi="Times New Roman" w:cs="Times New Roman"/>
          <w:b/>
          <w:sz w:val="24"/>
          <w:szCs w:val="24"/>
        </w:rPr>
        <w:t xml:space="preserve">contribute </w:t>
      </w:r>
      <w:r w:rsidR="00B55C47">
        <w:rPr>
          <w:rFonts w:ascii="Times New Roman" w:eastAsia="Times New Roman" w:hAnsi="Times New Roman" w:cs="Times New Roman"/>
          <w:b/>
          <w:sz w:val="24"/>
          <w:szCs w:val="24"/>
        </w:rPr>
        <w:t xml:space="preserve">&lt; </w:t>
      </w:r>
      <w:r w:rsidR="00B55C47" w:rsidRPr="00B55C47">
        <w:rPr>
          <w:rFonts w:ascii="Times New Roman" w:eastAsia="Times New Roman" w:hAnsi="Times New Roman" w:cs="Times New Roman"/>
          <w:b/>
          <w:color w:val="FF0000"/>
          <w:sz w:val="24"/>
          <w:szCs w:val="24"/>
        </w:rPr>
        <w:t>1</w:t>
      </w:r>
      <w:r w:rsidR="0009592E">
        <w:rPr>
          <w:rFonts w:ascii="Times New Roman" w:eastAsia="Times New Roman" w:hAnsi="Times New Roman" w:cs="Times New Roman"/>
          <w:b/>
          <w:sz w:val="24"/>
          <w:szCs w:val="24"/>
        </w:rPr>
        <w:t>%</w:t>
      </w:r>
      <w:r w:rsidR="00B55C47">
        <w:rPr>
          <w:rFonts w:ascii="Times New Roman" w:eastAsia="Times New Roman" w:hAnsi="Times New Roman" w:cs="Times New Roman"/>
          <w:b/>
          <w:sz w:val="24"/>
          <w:szCs w:val="24"/>
        </w:rPr>
        <w:t xml:space="preserve"> </w:t>
      </w:r>
      <w:r w:rsidR="00ED6363" w:rsidRPr="007F388E">
        <w:rPr>
          <w:rFonts w:ascii="Times New Roman" w:eastAsia="Times New Roman" w:hAnsi="Times New Roman" w:cs="Times New Roman"/>
          <w:b/>
          <w:sz w:val="24"/>
          <w:szCs w:val="24"/>
        </w:rPr>
        <w:t xml:space="preserve">to the </w:t>
      </w:r>
      <w:r w:rsidR="002105E5">
        <w:rPr>
          <w:rFonts w:ascii="Times New Roman" w:eastAsia="Times New Roman" w:hAnsi="Times New Roman" w:cs="Times New Roman"/>
          <w:b/>
          <w:sz w:val="24"/>
          <w:szCs w:val="24"/>
        </w:rPr>
        <w:t xml:space="preserve">integrated watershed </w:t>
      </w:r>
      <w:r w:rsidR="005D05F2">
        <w:rPr>
          <w:rFonts w:ascii="Times New Roman" w:eastAsia="Times New Roman" w:hAnsi="Times New Roman" w:cs="Times New Roman"/>
          <w:b/>
          <w:sz w:val="24"/>
          <w:szCs w:val="24"/>
        </w:rPr>
        <w:t xml:space="preserve">net </w:t>
      </w:r>
      <w:r w:rsidR="002105E5">
        <w:rPr>
          <w:rFonts w:ascii="Times New Roman" w:eastAsia="Times New Roman" w:hAnsi="Times New Roman" w:cs="Times New Roman"/>
          <w:b/>
          <w:sz w:val="24"/>
          <w:szCs w:val="24"/>
        </w:rPr>
        <w:t>C balance</w:t>
      </w:r>
      <w:r w:rsidR="00ED6363" w:rsidRPr="007F388E">
        <w:rPr>
          <w:rFonts w:ascii="Times New Roman" w:eastAsia="Times New Roman" w:hAnsi="Times New Roman" w:cs="Times New Roman"/>
          <w:b/>
          <w:sz w:val="24"/>
          <w:szCs w:val="24"/>
        </w:rPr>
        <w:t xml:space="preserve">.  </w:t>
      </w:r>
      <w:commentRangeStart w:id="1"/>
      <w:r w:rsidR="00C42755">
        <w:rPr>
          <w:rFonts w:ascii="Times New Roman" w:eastAsia="Times New Roman" w:hAnsi="Times New Roman" w:cs="Times New Roman"/>
          <w:b/>
          <w:sz w:val="24"/>
          <w:szCs w:val="24"/>
        </w:rPr>
        <w:t>T</w:t>
      </w:r>
      <w:r w:rsidR="00BE6650" w:rsidRPr="007F388E">
        <w:rPr>
          <w:rFonts w:ascii="Times New Roman" w:eastAsia="Times New Roman" w:hAnsi="Times New Roman" w:cs="Times New Roman"/>
          <w:b/>
          <w:sz w:val="24"/>
          <w:szCs w:val="24"/>
        </w:rPr>
        <w:t>hough not hotspots of terrestrial OC cycling</w:t>
      </w:r>
      <w:r w:rsidR="008F292C">
        <w:rPr>
          <w:rFonts w:ascii="Times New Roman" w:eastAsia="Times New Roman" w:hAnsi="Times New Roman" w:cs="Times New Roman"/>
          <w:b/>
          <w:sz w:val="24"/>
          <w:szCs w:val="24"/>
        </w:rPr>
        <w:t xml:space="preserve"> as is commonly assumed</w:t>
      </w:r>
      <w:r w:rsidR="005D05F2">
        <w:rPr>
          <w:rFonts w:ascii="Times New Roman" w:eastAsia="Times New Roman" w:hAnsi="Times New Roman" w:cs="Times New Roman"/>
          <w:b/>
          <w:sz w:val="24"/>
          <w:szCs w:val="24"/>
        </w:rPr>
        <w:t xml:space="preserve">, </w:t>
      </w:r>
      <w:r w:rsidR="00C04D29">
        <w:rPr>
          <w:rFonts w:ascii="Times New Roman" w:eastAsia="Times New Roman" w:hAnsi="Times New Roman" w:cs="Times New Roman"/>
          <w:b/>
          <w:sz w:val="24"/>
          <w:szCs w:val="24"/>
        </w:rPr>
        <w:t xml:space="preserve">most </w:t>
      </w:r>
      <w:r>
        <w:rPr>
          <w:rFonts w:ascii="Times New Roman" w:eastAsia="Times New Roman" w:hAnsi="Times New Roman" w:cs="Times New Roman"/>
          <w:b/>
          <w:sz w:val="24"/>
          <w:szCs w:val="24"/>
        </w:rPr>
        <w:t>study</w:t>
      </w:r>
      <w:r w:rsidR="002C1879">
        <w:rPr>
          <w:rFonts w:ascii="Times New Roman" w:eastAsia="Times New Roman" w:hAnsi="Times New Roman" w:cs="Times New Roman"/>
          <w:b/>
          <w:sz w:val="24"/>
          <w:szCs w:val="24"/>
        </w:rPr>
        <w:t xml:space="preserve"> </w:t>
      </w:r>
      <w:r w:rsidR="00C31445">
        <w:rPr>
          <w:rFonts w:ascii="Times New Roman" w:eastAsia="Times New Roman" w:hAnsi="Times New Roman" w:cs="Times New Roman"/>
          <w:b/>
          <w:sz w:val="24"/>
          <w:szCs w:val="24"/>
        </w:rPr>
        <w:t xml:space="preserve">lakes </w:t>
      </w:r>
      <w:r w:rsidR="00C04D29">
        <w:rPr>
          <w:rFonts w:ascii="Times New Roman" w:eastAsia="Times New Roman" w:hAnsi="Times New Roman" w:cs="Times New Roman"/>
          <w:b/>
          <w:sz w:val="24"/>
          <w:szCs w:val="24"/>
        </w:rPr>
        <w:t xml:space="preserve">synchronously </w:t>
      </w:r>
      <w:r w:rsidR="002C1879">
        <w:rPr>
          <w:rFonts w:ascii="Times New Roman" w:eastAsia="Times New Roman" w:hAnsi="Times New Roman" w:cs="Times New Roman"/>
          <w:b/>
          <w:sz w:val="24"/>
          <w:szCs w:val="24"/>
        </w:rPr>
        <w:t xml:space="preserve">generated </w:t>
      </w:r>
      <w:r w:rsidR="005D05F2">
        <w:rPr>
          <w:rFonts w:ascii="Times New Roman" w:eastAsia="Times New Roman" w:hAnsi="Times New Roman" w:cs="Times New Roman"/>
          <w:b/>
          <w:sz w:val="24"/>
          <w:szCs w:val="24"/>
        </w:rPr>
        <w:t xml:space="preserve">then </w:t>
      </w:r>
      <w:proofErr w:type="spellStart"/>
      <w:r w:rsidR="005D05F2">
        <w:rPr>
          <w:rFonts w:ascii="Times New Roman" w:eastAsia="Times New Roman" w:hAnsi="Times New Roman" w:cs="Times New Roman"/>
          <w:b/>
          <w:sz w:val="24"/>
          <w:szCs w:val="24"/>
        </w:rPr>
        <w:t>remineralized</w:t>
      </w:r>
      <w:proofErr w:type="spellEnd"/>
      <w:r w:rsidR="005D05F2">
        <w:rPr>
          <w:rFonts w:ascii="Times New Roman" w:eastAsia="Times New Roman" w:hAnsi="Times New Roman" w:cs="Times New Roman"/>
          <w:b/>
          <w:sz w:val="24"/>
          <w:szCs w:val="24"/>
        </w:rPr>
        <w:t xml:space="preserve"> massive quantities of endogenous </w:t>
      </w:r>
      <w:r w:rsidR="009B070F">
        <w:rPr>
          <w:rFonts w:ascii="Times New Roman" w:eastAsia="Times New Roman" w:hAnsi="Times New Roman" w:cs="Times New Roman"/>
          <w:b/>
          <w:sz w:val="24"/>
          <w:szCs w:val="24"/>
        </w:rPr>
        <w:t>OC</w:t>
      </w:r>
      <w:r w:rsidR="005D05F2">
        <w:rPr>
          <w:rFonts w:ascii="Times New Roman" w:eastAsia="Times New Roman" w:hAnsi="Times New Roman" w:cs="Times New Roman"/>
          <w:b/>
          <w:sz w:val="24"/>
          <w:szCs w:val="24"/>
        </w:rPr>
        <w:t xml:space="preserve"> over the complete annual cycle, underscoring the</w:t>
      </w:r>
      <w:r w:rsidR="008F292C">
        <w:rPr>
          <w:rFonts w:ascii="Times New Roman" w:eastAsia="Times New Roman" w:hAnsi="Times New Roman" w:cs="Times New Roman"/>
          <w:b/>
          <w:sz w:val="24"/>
          <w:szCs w:val="24"/>
        </w:rPr>
        <w:t>ir</w:t>
      </w:r>
      <w:r w:rsidR="00BE6650">
        <w:rPr>
          <w:rFonts w:ascii="Times New Roman" w:eastAsia="Times New Roman" w:hAnsi="Times New Roman" w:cs="Times New Roman"/>
          <w:b/>
          <w:sz w:val="24"/>
          <w:szCs w:val="24"/>
        </w:rPr>
        <w:t xml:space="preserve"> importance as </w:t>
      </w:r>
      <w:r w:rsidR="007F388E" w:rsidRPr="007F388E">
        <w:rPr>
          <w:rFonts w:ascii="Times New Roman" w:eastAsia="Times New Roman" w:hAnsi="Times New Roman" w:cs="Times New Roman"/>
          <w:b/>
          <w:sz w:val="24"/>
          <w:szCs w:val="24"/>
        </w:rPr>
        <w:t xml:space="preserve">critical </w:t>
      </w:r>
      <w:r w:rsidR="00576FCF">
        <w:rPr>
          <w:rFonts w:ascii="Times New Roman" w:eastAsia="Times New Roman" w:hAnsi="Times New Roman" w:cs="Times New Roman"/>
          <w:b/>
          <w:sz w:val="24"/>
          <w:szCs w:val="24"/>
        </w:rPr>
        <w:t>habitat</w:t>
      </w:r>
      <w:r w:rsidR="00C31445">
        <w:rPr>
          <w:rFonts w:ascii="Times New Roman" w:eastAsia="Times New Roman" w:hAnsi="Times New Roman" w:cs="Times New Roman"/>
          <w:b/>
          <w:sz w:val="24"/>
          <w:szCs w:val="24"/>
        </w:rPr>
        <w:t xml:space="preserve"> and </w:t>
      </w:r>
      <w:r w:rsidR="009B070F">
        <w:rPr>
          <w:rFonts w:ascii="Times New Roman" w:eastAsia="Times New Roman" w:hAnsi="Times New Roman" w:cs="Times New Roman"/>
          <w:b/>
          <w:sz w:val="24"/>
          <w:szCs w:val="24"/>
        </w:rPr>
        <w:t>s</w:t>
      </w:r>
      <w:r w:rsidR="00576FCF">
        <w:rPr>
          <w:rFonts w:ascii="Times New Roman" w:eastAsia="Times New Roman" w:hAnsi="Times New Roman" w:cs="Times New Roman"/>
          <w:b/>
          <w:sz w:val="24"/>
          <w:szCs w:val="24"/>
        </w:rPr>
        <w:t xml:space="preserve">ites of </w:t>
      </w:r>
      <w:r w:rsidR="005D05F2">
        <w:rPr>
          <w:rFonts w:ascii="Times New Roman" w:eastAsia="Times New Roman" w:hAnsi="Times New Roman" w:cs="Times New Roman"/>
          <w:b/>
          <w:sz w:val="24"/>
          <w:szCs w:val="24"/>
        </w:rPr>
        <w:t xml:space="preserve">material and energy </w:t>
      </w:r>
      <w:r w:rsidR="00576FCF">
        <w:rPr>
          <w:rFonts w:ascii="Times New Roman" w:eastAsia="Times New Roman" w:hAnsi="Times New Roman" w:cs="Times New Roman"/>
          <w:b/>
          <w:sz w:val="24"/>
          <w:szCs w:val="24"/>
        </w:rPr>
        <w:t xml:space="preserve">provision </w:t>
      </w:r>
      <w:r w:rsidR="009B070F">
        <w:rPr>
          <w:rFonts w:ascii="Times New Roman" w:eastAsia="Times New Roman" w:hAnsi="Times New Roman" w:cs="Times New Roman"/>
          <w:b/>
          <w:sz w:val="24"/>
          <w:szCs w:val="24"/>
        </w:rPr>
        <w:t>to</w:t>
      </w:r>
      <w:r w:rsidR="005D05F2">
        <w:rPr>
          <w:rFonts w:ascii="Times New Roman" w:eastAsia="Times New Roman" w:hAnsi="Times New Roman" w:cs="Times New Roman"/>
          <w:b/>
          <w:sz w:val="24"/>
          <w:szCs w:val="24"/>
        </w:rPr>
        <w:t xml:space="preserve"> </w:t>
      </w:r>
      <w:r w:rsidR="001C5656">
        <w:rPr>
          <w:rFonts w:ascii="Times New Roman" w:eastAsia="Times New Roman" w:hAnsi="Times New Roman" w:cs="Times New Roman"/>
          <w:b/>
          <w:sz w:val="24"/>
          <w:szCs w:val="24"/>
        </w:rPr>
        <w:t>food web</w:t>
      </w:r>
      <w:r w:rsidR="00AD4F2E">
        <w:rPr>
          <w:rFonts w:ascii="Times New Roman" w:eastAsia="Times New Roman" w:hAnsi="Times New Roman" w:cs="Times New Roman"/>
          <w:b/>
          <w:sz w:val="24"/>
          <w:szCs w:val="24"/>
        </w:rPr>
        <w:t>s in an otherwise low-productivity terrestrial environment</w:t>
      </w:r>
      <w:commentRangeEnd w:id="1"/>
      <w:r w:rsidR="00AF28BF">
        <w:rPr>
          <w:rStyle w:val="CommentReference"/>
        </w:rPr>
        <w:commentReference w:id="1"/>
      </w:r>
      <w:r w:rsidR="005D05F2">
        <w:rPr>
          <w:rFonts w:ascii="Times New Roman" w:eastAsia="Times New Roman" w:hAnsi="Times New Roman" w:cs="Times New Roman"/>
          <w:b/>
          <w:sz w:val="24"/>
          <w:szCs w:val="24"/>
        </w:rPr>
        <w:t xml:space="preserve">. </w:t>
      </w:r>
      <w:r w:rsidR="00B85A2D">
        <w:rPr>
          <w:rFonts w:ascii="Times New Roman" w:eastAsia="Times New Roman" w:hAnsi="Times New Roman" w:cs="Times New Roman"/>
          <w:b/>
          <w:sz w:val="24"/>
          <w:szCs w:val="24"/>
        </w:rPr>
        <w:t xml:space="preserve">The shallow, hydrologically-disconnected, and nutrient-rich nature of these, and </w:t>
      </w:r>
      <w:r w:rsidR="00C04D29">
        <w:rPr>
          <w:rFonts w:ascii="Times New Roman" w:eastAsia="Times New Roman" w:hAnsi="Times New Roman" w:cs="Times New Roman"/>
          <w:b/>
          <w:sz w:val="24"/>
          <w:szCs w:val="24"/>
        </w:rPr>
        <w:t xml:space="preserve">likely </w:t>
      </w:r>
      <w:r w:rsidR="00B85A2D">
        <w:rPr>
          <w:rFonts w:ascii="Times New Roman" w:eastAsia="Times New Roman" w:hAnsi="Times New Roman" w:cs="Times New Roman"/>
          <w:b/>
          <w:sz w:val="24"/>
          <w:szCs w:val="24"/>
        </w:rPr>
        <w:t xml:space="preserve">many other high-latitude lakes may render them </w:t>
      </w:r>
      <w:commentRangeStart w:id="2"/>
      <w:r w:rsidR="00C04D29">
        <w:rPr>
          <w:rFonts w:ascii="Times New Roman" w:eastAsia="Times New Roman" w:hAnsi="Times New Roman" w:cs="Times New Roman"/>
          <w:b/>
          <w:sz w:val="24"/>
          <w:szCs w:val="24"/>
        </w:rPr>
        <w:t xml:space="preserve">insensitive </w:t>
      </w:r>
      <w:commentRangeEnd w:id="2"/>
      <w:r w:rsidR="00AF28BF">
        <w:rPr>
          <w:rStyle w:val="CommentReference"/>
        </w:rPr>
        <w:commentReference w:id="2"/>
      </w:r>
      <w:r w:rsidR="00C04D29">
        <w:rPr>
          <w:rFonts w:ascii="Times New Roman" w:eastAsia="Times New Roman" w:hAnsi="Times New Roman" w:cs="Times New Roman"/>
          <w:b/>
          <w:sz w:val="24"/>
          <w:szCs w:val="24"/>
        </w:rPr>
        <w:t xml:space="preserve">and comparatively inactive in </w:t>
      </w:r>
      <w:r w:rsidR="00AD4F2E">
        <w:rPr>
          <w:rFonts w:ascii="Times New Roman" w:eastAsia="Times New Roman" w:hAnsi="Times New Roman" w:cs="Times New Roman"/>
          <w:b/>
          <w:sz w:val="24"/>
          <w:szCs w:val="24"/>
        </w:rPr>
        <w:t xml:space="preserve">the global </w:t>
      </w:r>
      <w:r w:rsidR="00C04D29">
        <w:rPr>
          <w:rFonts w:ascii="Times New Roman" w:eastAsia="Times New Roman" w:hAnsi="Times New Roman" w:cs="Times New Roman"/>
          <w:b/>
          <w:sz w:val="24"/>
          <w:szCs w:val="24"/>
        </w:rPr>
        <w:t>C-climate feedback</w:t>
      </w:r>
      <w:r w:rsidR="00B85A2D">
        <w:rPr>
          <w:rFonts w:ascii="Times New Roman" w:eastAsia="Times New Roman" w:hAnsi="Times New Roman" w:cs="Times New Roman"/>
          <w:b/>
          <w:sz w:val="24"/>
          <w:szCs w:val="24"/>
        </w:rPr>
        <w:t xml:space="preserve">.  </w:t>
      </w:r>
    </w:p>
    <w:p w14:paraId="4FC33936" w14:textId="77777777" w:rsidR="00FD4044" w:rsidRPr="00F7301B" w:rsidRDefault="00FD4044" w:rsidP="00712750">
      <w:pPr>
        <w:spacing w:after="0" w:line="480" w:lineRule="auto"/>
        <w:rPr>
          <w:rFonts w:ascii="Times New Roman" w:eastAsia="Times New Roman" w:hAnsi="Times New Roman" w:cs="Times New Roman"/>
          <w:sz w:val="24"/>
          <w:szCs w:val="24"/>
        </w:rPr>
      </w:pPr>
    </w:p>
    <w:p w14:paraId="72E74BB7" w14:textId="77777777" w:rsidR="00C37F39" w:rsidRDefault="00C37F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w:t>
      </w:r>
    </w:p>
    <w:p w14:paraId="49B13C11" w14:textId="77777777" w:rsidR="00C37F39" w:rsidRDefault="00C37F39">
      <w:pPr>
        <w:rPr>
          <w:rFonts w:ascii="Times New Roman" w:eastAsia="Times New Roman" w:hAnsi="Times New Roman" w:cs="Times New Roman"/>
          <w:b/>
          <w:sz w:val="24"/>
          <w:szCs w:val="24"/>
        </w:rPr>
      </w:pPr>
    </w:p>
    <w:p w14:paraId="5521D095" w14:textId="1589FF31" w:rsidR="00200081" w:rsidRDefault="00117815" w:rsidP="003C118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Roughly half of the planet’s below-ground organic carbon (OC) is stored in northern circumpolar landscapes, over </w:t>
      </w:r>
      <w:r w:rsidRPr="00461A9F">
        <w:rPr>
          <w:rFonts w:ascii="Times New Roman" w:eastAsia="Times New Roman" w:hAnsi="Times New Roman" w:cs="Times New Roman"/>
          <w:color w:val="FF0000"/>
          <w:sz w:val="24"/>
          <w:szCs w:val="24"/>
        </w:rPr>
        <w:t>85</w:t>
      </w:r>
      <w:r>
        <w:rPr>
          <w:rFonts w:ascii="Times New Roman" w:eastAsia="Times New Roman" w:hAnsi="Times New Roman" w:cs="Times New Roman"/>
          <w:sz w:val="24"/>
          <w:szCs w:val="24"/>
        </w:rPr>
        <w:t>% within</w:t>
      </w:r>
      <w:r w:rsidRPr="00F730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permanently frozen (</w:t>
      </w:r>
      <w:r w:rsidRPr="00F7301B">
        <w:rPr>
          <w:rFonts w:ascii="Times New Roman" w:eastAsia="Times New Roman" w:hAnsi="Times New Roman" w:cs="Times New Roman"/>
          <w:sz w:val="24"/>
          <w:szCs w:val="24"/>
        </w:rPr>
        <w:t>permafrost</w:t>
      </w:r>
      <w:r>
        <w:rPr>
          <w:rFonts w:ascii="Times New Roman" w:eastAsia="Times New Roman" w:hAnsi="Times New Roman" w:cs="Times New Roman"/>
          <w:sz w:val="24"/>
          <w:szCs w:val="24"/>
        </w:rPr>
        <w:t>)</w:t>
      </w:r>
      <w:r w:rsidRPr="00F7301B">
        <w:rPr>
          <w:rFonts w:ascii="Times New Roman" w:eastAsia="Times New Roman" w:hAnsi="Times New Roman" w:cs="Times New Roman"/>
          <w:sz w:val="24"/>
          <w:szCs w:val="24"/>
        </w:rPr>
        <w:t xml:space="preserve"> soils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Tarnocai</w:t>
      </w:r>
      <w:proofErr w:type="spellEnd"/>
      <w:r>
        <w:rPr>
          <w:rFonts w:ascii="Times New Roman" w:eastAsia="Times New Roman" w:hAnsi="Times New Roman" w:cs="Times New Roman"/>
          <w:sz w:val="24"/>
          <w:szCs w:val="24"/>
        </w:rPr>
        <w:t xml:space="preserve"> et al. 2009). Atmospheric warming and changes to landscape structure and hydrology (Rouse et al. 1997; Bouchard et al. 2015 Science) a</w:t>
      </w:r>
      <w:r w:rsidR="001239F6">
        <w:rPr>
          <w:rFonts w:ascii="Times New Roman" w:eastAsia="Times New Roman" w:hAnsi="Times New Roman" w:cs="Times New Roman"/>
          <w:sz w:val="24"/>
          <w:szCs w:val="24"/>
        </w:rPr>
        <w:t xml:space="preserve">re increasingly thawing </w:t>
      </w:r>
      <w:r>
        <w:rPr>
          <w:rFonts w:ascii="Times New Roman" w:eastAsia="Times New Roman" w:hAnsi="Times New Roman" w:cs="Times New Roman"/>
          <w:sz w:val="24"/>
          <w:szCs w:val="24"/>
        </w:rPr>
        <w:t xml:space="preserve">permafrost soils (Schuur et al. 2013), and </w:t>
      </w:r>
      <w:r w:rsidR="001078E3">
        <w:rPr>
          <w:rFonts w:ascii="Times New Roman" w:eastAsia="Times New Roman" w:hAnsi="Times New Roman" w:cs="Times New Roman"/>
          <w:sz w:val="24"/>
          <w:szCs w:val="24"/>
        </w:rPr>
        <w:t xml:space="preserve">in some regions, </w:t>
      </w:r>
      <w:r>
        <w:rPr>
          <w:rFonts w:ascii="Times New Roman" w:eastAsia="Times New Roman" w:hAnsi="Times New Roman" w:cs="Times New Roman"/>
          <w:sz w:val="24"/>
          <w:szCs w:val="24"/>
        </w:rPr>
        <w:t>mobilizing both ancient and modern terrestrial OC</w:t>
      </w:r>
      <w:r w:rsidR="001239F6">
        <w:rPr>
          <w:rFonts w:ascii="Times New Roman" w:eastAsia="Times New Roman" w:hAnsi="Times New Roman" w:cs="Times New Roman"/>
          <w:sz w:val="24"/>
          <w:szCs w:val="24"/>
        </w:rPr>
        <w:t>, which was previously stored for decades to millennia,</w:t>
      </w:r>
      <w:r>
        <w:rPr>
          <w:rFonts w:ascii="Times New Roman" w:eastAsia="Times New Roman" w:hAnsi="Times New Roman" w:cs="Times New Roman"/>
          <w:sz w:val="24"/>
          <w:szCs w:val="24"/>
        </w:rPr>
        <w:t xml:space="preserve"> into the hydrologic</w:t>
      </w:r>
      <w:r w:rsidR="00D4455F">
        <w:rPr>
          <w:rFonts w:ascii="Times New Roman" w:eastAsia="Times New Roman" w:hAnsi="Times New Roman" w:cs="Times New Roman"/>
          <w:sz w:val="24"/>
          <w:szCs w:val="24"/>
        </w:rPr>
        <w:t xml:space="preserve"> network (</w:t>
      </w:r>
      <w:proofErr w:type="spellStart"/>
      <w:r w:rsidR="00D4455F">
        <w:rPr>
          <w:rFonts w:ascii="Times New Roman" w:eastAsia="Times New Roman" w:hAnsi="Times New Roman" w:cs="Times New Roman"/>
          <w:sz w:val="24"/>
          <w:szCs w:val="24"/>
        </w:rPr>
        <w:t>Tranvik</w:t>
      </w:r>
      <w:proofErr w:type="spellEnd"/>
      <w:r w:rsidR="00D4455F">
        <w:rPr>
          <w:rFonts w:ascii="Times New Roman" w:eastAsia="Times New Roman" w:hAnsi="Times New Roman" w:cs="Times New Roman"/>
          <w:sz w:val="24"/>
          <w:szCs w:val="24"/>
        </w:rPr>
        <w:t xml:space="preserve"> et al. </w:t>
      </w:r>
      <w:proofErr w:type="gramStart"/>
      <w:r w:rsidR="00D4455F">
        <w:rPr>
          <w:rFonts w:ascii="Times New Roman" w:eastAsia="Times New Roman" w:hAnsi="Times New Roman" w:cs="Times New Roman"/>
          <w:sz w:val="24"/>
          <w:szCs w:val="24"/>
        </w:rPr>
        <w:t>2002?;</w:t>
      </w:r>
      <w:proofErr w:type="gramEnd"/>
      <w:r w:rsidR="00D4455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Vonk</w:t>
      </w:r>
      <w:proofErr w:type="spellEnd"/>
      <w:r>
        <w:rPr>
          <w:rFonts w:ascii="Times New Roman" w:eastAsia="Times New Roman" w:hAnsi="Times New Roman" w:cs="Times New Roman"/>
          <w:sz w:val="24"/>
          <w:szCs w:val="24"/>
        </w:rPr>
        <w:t xml:space="preserve"> </w:t>
      </w:r>
      <w:r w:rsidR="00801321">
        <w:rPr>
          <w:rFonts w:ascii="Times New Roman" w:eastAsia="Times New Roman" w:hAnsi="Times New Roman" w:cs="Times New Roman"/>
          <w:sz w:val="24"/>
          <w:szCs w:val="24"/>
        </w:rPr>
        <w:t>et al. 2015</w:t>
      </w:r>
      <w:r w:rsidR="001239F6">
        <w:rPr>
          <w:rFonts w:ascii="Times New Roman" w:eastAsia="Times New Roman" w:hAnsi="Times New Roman" w:cs="Times New Roman"/>
          <w:sz w:val="24"/>
          <w:szCs w:val="24"/>
        </w:rPr>
        <w:t>; Walter Anthony 2016</w:t>
      </w:r>
      <w:r>
        <w:rPr>
          <w:rFonts w:ascii="Times New Roman" w:eastAsia="Times New Roman" w:hAnsi="Times New Roman" w:cs="Times New Roman"/>
          <w:sz w:val="24"/>
          <w:szCs w:val="24"/>
        </w:rPr>
        <w:t xml:space="preserve">). </w:t>
      </w:r>
      <w:r w:rsidR="00CC371B">
        <w:rPr>
          <w:rFonts w:ascii="Times New Roman" w:eastAsia="Times New Roman" w:hAnsi="Times New Roman" w:cs="Times New Roman"/>
          <w:sz w:val="24"/>
          <w:szCs w:val="24"/>
        </w:rPr>
        <w:t>A</w:t>
      </w:r>
      <w:r w:rsidR="001078E3">
        <w:rPr>
          <w:rFonts w:ascii="Times New Roman" w:eastAsia="Times New Roman" w:hAnsi="Times New Roman" w:cs="Times New Roman"/>
          <w:sz w:val="24"/>
          <w:szCs w:val="24"/>
        </w:rPr>
        <w:t>s a</w:t>
      </w:r>
      <w:r w:rsidR="00CC371B">
        <w:rPr>
          <w:rFonts w:ascii="Times New Roman" w:eastAsia="Times New Roman" w:hAnsi="Times New Roman" w:cs="Times New Roman"/>
          <w:sz w:val="24"/>
          <w:szCs w:val="24"/>
        </w:rPr>
        <w:t xml:space="preserve">quatic ecosystems cover up to ~23% of </w:t>
      </w:r>
      <w:r w:rsidR="0025000D">
        <w:rPr>
          <w:rFonts w:ascii="Times New Roman" w:eastAsia="Times New Roman" w:hAnsi="Times New Roman" w:cs="Times New Roman"/>
          <w:sz w:val="24"/>
          <w:szCs w:val="24"/>
        </w:rPr>
        <w:t xml:space="preserve">the </w:t>
      </w:r>
      <w:r w:rsidR="00CC371B">
        <w:rPr>
          <w:rFonts w:ascii="Times New Roman" w:eastAsia="Times New Roman" w:hAnsi="Times New Roman" w:cs="Times New Roman"/>
          <w:sz w:val="24"/>
          <w:szCs w:val="24"/>
        </w:rPr>
        <w:t>northern landscape (</w:t>
      </w:r>
      <w:proofErr w:type="spellStart"/>
      <w:r w:rsidR="00B061BF">
        <w:rPr>
          <w:rFonts w:ascii="Times New Roman" w:eastAsia="Times New Roman" w:hAnsi="Times New Roman" w:cs="Times New Roman"/>
          <w:sz w:val="24"/>
          <w:szCs w:val="24"/>
        </w:rPr>
        <w:t>Verpoorter</w:t>
      </w:r>
      <w:proofErr w:type="spellEnd"/>
      <w:r w:rsidR="00B061BF">
        <w:rPr>
          <w:rFonts w:ascii="Times New Roman" w:eastAsia="Times New Roman" w:hAnsi="Times New Roman" w:cs="Times New Roman"/>
          <w:sz w:val="24"/>
          <w:szCs w:val="24"/>
        </w:rPr>
        <w:t xml:space="preserve"> et al. 2014; </w:t>
      </w:r>
      <w:proofErr w:type="spellStart"/>
      <w:r w:rsidR="00CC371B">
        <w:rPr>
          <w:rFonts w:ascii="Times New Roman" w:eastAsia="Times New Roman" w:hAnsi="Times New Roman" w:cs="Times New Roman"/>
          <w:sz w:val="24"/>
          <w:szCs w:val="24"/>
        </w:rPr>
        <w:t>Vonk</w:t>
      </w:r>
      <w:proofErr w:type="spellEnd"/>
      <w:r w:rsidR="00CC371B">
        <w:rPr>
          <w:rFonts w:ascii="Times New Roman" w:eastAsia="Times New Roman" w:hAnsi="Times New Roman" w:cs="Times New Roman"/>
          <w:sz w:val="24"/>
          <w:szCs w:val="24"/>
        </w:rPr>
        <w:t xml:space="preserve"> et al. 2015)</w:t>
      </w:r>
      <w:r w:rsidR="001078E3">
        <w:rPr>
          <w:rFonts w:ascii="Times New Roman" w:eastAsia="Times New Roman" w:hAnsi="Times New Roman" w:cs="Times New Roman"/>
          <w:sz w:val="24"/>
          <w:szCs w:val="24"/>
        </w:rPr>
        <w:t xml:space="preserve">, they are </w:t>
      </w:r>
      <w:r w:rsidR="0025000D">
        <w:rPr>
          <w:rFonts w:ascii="Times New Roman" w:eastAsia="Times New Roman" w:hAnsi="Times New Roman" w:cs="Times New Roman"/>
          <w:sz w:val="24"/>
          <w:szCs w:val="24"/>
        </w:rPr>
        <w:t xml:space="preserve">often </w:t>
      </w:r>
      <w:r w:rsidR="001078E3">
        <w:rPr>
          <w:rFonts w:ascii="Times New Roman" w:eastAsia="Times New Roman" w:hAnsi="Times New Roman" w:cs="Times New Roman"/>
          <w:sz w:val="24"/>
          <w:szCs w:val="24"/>
        </w:rPr>
        <w:t xml:space="preserve">closely connected to terrestrial environments and actively </w:t>
      </w:r>
      <w:r w:rsidR="00650313" w:rsidRPr="00F7301B">
        <w:rPr>
          <w:rFonts w:ascii="Times New Roman" w:eastAsia="Times New Roman" w:hAnsi="Times New Roman" w:cs="Times New Roman"/>
          <w:sz w:val="24"/>
          <w:szCs w:val="24"/>
        </w:rPr>
        <w:t xml:space="preserve">bury, decompose, and transform </w:t>
      </w:r>
      <w:r w:rsidR="00650313">
        <w:rPr>
          <w:rFonts w:ascii="Times New Roman" w:eastAsia="Times New Roman" w:hAnsi="Times New Roman" w:cs="Times New Roman"/>
          <w:sz w:val="24"/>
          <w:szCs w:val="24"/>
        </w:rPr>
        <w:t xml:space="preserve">terrestrial </w:t>
      </w:r>
      <w:r w:rsidR="001078E3">
        <w:rPr>
          <w:rFonts w:ascii="Times New Roman" w:eastAsia="Times New Roman" w:hAnsi="Times New Roman" w:cs="Times New Roman"/>
          <w:sz w:val="24"/>
          <w:szCs w:val="24"/>
        </w:rPr>
        <w:t>O</w:t>
      </w:r>
      <w:r w:rsidR="00650313">
        <w:rPr>
          <w:rFonts w:ascii="Times New Roman" w:eastAsia="Times New Roman" w:hAnsi="Times New Roman" w:cs="Times New Roman"/>
          <w:sz w:val="24"/>
          <w:szCs w:val="24"/>
        </w:rPr>
        <w:t>C</w:t>
      </w:r>
      <w:r w:rsidR="001078E3">
        <w:rPr>
          <w:rFonts w:ascii="Times New Roman" w:eastAsia="Times New Roman" w:hAnsi="Times New Roman" w:cs="Times New Roman"/>
          <w:sz w:val="24"/>
          <w:szCs w:val="24"/>
        </w:rPr>
        <w:t xml:space="preserve"> upon entering the hydrologic network</w:t>
      </w:r>
      <w:r w:rsidR="0025000D">
        <w:rPr>
          <w:rFonts w:ascii="Times New Roman" w:eastAsia="Times New Roman" w:hAnsi="Times New Roman" w:cs="Times New Roman"/>
          <w:sz w:val="24"/>
          <w:szCs w:val="24"/>
        </w:rPr>
        <w:t xml:space="preserve"> </w:t>
      </w:r>
      <w:r w:rsidR="0025000D" w:rsidRPr="00F7301B">
        <w:rPr>
          <w:rFonts w:ascii="Times New Roman" w:eastAsia="Times New Roman" w:hAnsi="Times New Roman" w:cs="Times New Roman"/>
          <w:sz w:val="24"/>
          <w:szCs w:val="24"/>
        </w:rPr>
        <w:t>(</w:t>
      </w:r>
      <w:r w:rsidR="0025000D">
        <w:rPr>
          <w:rFonts w:ascii="Times New Roman" w:eastAsia="Times New Roman" w:hAnsi="Times New Roman" w:cs="Times New Roman"/>
          <w:sz w:val="24"/>
          <w:szCs w:val="24"/>
        </w:rPr>
        <w:t xml:space="preserve">Kling et al. 1991; </w:t>
      </w:r>
      <w:proofErr w:type="spellStart"/>
      <w:r w:rsidR="0025000D">
        <w:rPr>
          <w:rFonts w:ascii="Times New Roman" w:eastAsia="Times New Roman" w:hAnsi="Times New Roman" w:cs="Times New Roman"/>
          <w:sz w:val="24"/>
          <w:szCs w:val="24"/>
        </w:rPr>
        <w:t>Battin</w:t>
      </w:r>
      <w:proofErr w:type="spellEnd"/>
      <w:r w:rsidR="0025000D">
        <w:rPr>
          <w:rFonts w:ascii="Times New Roman" w:eastAsia="Times New Roman" w:hAnsi="Times New Roman" w:cs="Times New Roman"/>
          <w:sz w:val="24"/>
          <w:szCs w:val="24"/>
        </w:rPr>
        <w:t xml:space="preserve"> et al. 2009; </w:t>
      </w:r>
      <w:proofErr w:type="spellStart"/>
      <w:r w:rsidR="0025000D">
        <w:rPr>
          <w:rFonts w:ascii="Times New Roman" w:eastAsia="Times New Roman" w:hAnsi="Times New Roman" w:cs="Times New Roman"/>
          <w:sz w:val="24"/>
          <w:szCs w:val="24"/>
        </w:rPr>
        <w:t>Tranvik</w:t>
      </w:r>
      <w:proofErr w:type="spellEnd"/>
      <w:r w:rsidR="0025000D">
        <w:rPr>
          <w:rFonts w:ascii="Times New Roman" w:eastAsia="Times New Roman" w:hAnsi="Times New Roman" w:cs="Times New Roman"/>
          <w:sz w:val="24"/>
          <w:szCs w:val="24"/>
        </w:rPr>
        <w:t xml:space="preserve"> et al. 2009; </w:t>
      </w:r>
      <w:proofErr w:type="spellStart"/>
      <w:r w:rsidR="0025000D">
        <w:rPr>
          <w:rFonts w:ascii="Times New Roman" w:eastAsia="Times New Roman" w:hAnsi="Times New Roman" w:cs="Times New Roman"/>
          <w:sz w:val="24"/>
          <w:szCs w:val="24"/>
        </w:rPr>
        <w:t>Vonk</w:t>
      </w:r>
      <w:proofErr w:type="spellEnd"/>
      <w:r w:rsidR="0025000D">
        <w:rPr>
          <w:rFonts w:ascii="Times New Roman" w:eastAsia="Times New Roman" w:hAnsi="Times New Roman" w:cs="Times New Roman"/>
          <w:sz w:val="24"/>
          <w:szCs w:val="24"/>
        </w:rPr>
        <w:t xml:space="preserve"> et al. 2015)</w:t>
      </w:r>
      <w:r w:rsidR="00650313">
        <w:rPr>
          <w:rFonts w:ascii="Times New Roman" w:eastAsia="Times New Roman" w:hAnsi="Times New Roman" w:cs="Times New Roman"/>
          <w:sz w:val="24"/>
          <w:szCs w:val="24"/>
        </w:rPr>
        <w:t>,</w:t>
      </w:r>
      <w:r w:rsidR="00CC371B">
        <w:rPr>
          <w:rFonts w:ascii="Times New Roman" w:eastAsia="Times New Roman" w:hAnsi="Times New Roman" w:cs="Times New Roman"/>
          <w:sz w:val="24"/>
          <w:szCs w:val="24"/>
        </w:rPr>
        <w:t xml:space="preserve"> </w:t>
      </w:r>
      <w:r w:rsidR="0025000D">
        <w:rPr>
          <w:rFonts w:ascii="Times New Roman" w:eastAsia="Times New Roman" w:hAnsi="Times New Roman" w:cs="Times New Roman"/>
          <w:sz w:val="24"/>
          <w:szCs w:val="24"/>
        </w:rPr>
        <w:t xml:space="preserve">thereby </w:t>
      </w:r>
      <w:r w:rsidR="00650313">
        <w:rPr>
          <w:rFonts w:ascii="Times New Roman" w:eastAsia="Times New Roman" w:hAnsi="Times New Roman" w:cs="Times New Roman"/>
          <w:sz w:val="24"/>
          <w:szCs w:val="24"/>
        </w:rPr>
        <w:t>reduc</w:t>
      </w:r>
      <w:r w:rsidR="0025000D">
        <w:rPr>
          <w:rFonts w:ascii="Times New Roman" w:eastAsia="Times New Roman" w:hAnsi="Times New Roman" w:cs="Times New Roman"/>
          <w:sz w:val="24"/>
          <w:szCs w:val="24"/>
        </w:rPr>
        <w:t>ing</w:t>
      </w:r>
      <w:r w:rsidR="00650313">
        <w:rPr>
          <w:rFonts w:ascii="Times New Roman" w:eastAsia="Times New Roman" w:hAnsi="Times New Roman" w:cs="Times New Roman"/>
          <w:sz w:val="24"/>
          <w:szCs w:val="24"/>
        </w:rPr>
        <w:t xml:space="preserve"> estimates of </w:t>
      </w:r>
      <w:r w:rsidR="00650313" w:rsidRPr="00F7301B">
        <w:rPr>
          <w:rFonts w:ascii="Times New Roman" w:eastAsia="Times New Roman" w:hAnsi="Times New Roman" w:cs="Times New Roman"/>
          <w:sz w:val="24"/>
          <w:szCs w:val="24"/>
        </w:rPr>
        <w:t xml:space="preserve">terrestrial </w:t>
      </w:r>
      <w:r w:rsidR="00650313">
        <w:rPr>
          <w:rFonts w:ascii="Times New Roman" w:eastAsia="Times New Roman" w:hAnsi="Times New Roman" w:cs="Times New Roman"/>
          <w:sz w:val="24"/>
          <w:szCs w:val="24"/>
        </w:rPr>
        <w:t>OC storage capacity</w:t>
      </w:r>
      <w:r w:rsidR="00650313" w:rsidRPr="00F7301B">
        <w:rPr>
          <w:rFonts w:ascii="Times New Roman" w:eastAsia="Times New Roman" w:hAnsi="Times New Roman" w:cs="Times New Roman"/>
          <w:sz w:val="24"/>
          <w:szCs w:val="24"/>
        </w:rPr>
        <w:t xml:space="preserve"> </w:t>
      </w:r>
      <w:r w:rsidR="0025000D">
        <w:rPr>
          <w:rFonts w:ascii="Times New Roman" w:eastAsia="Times New Roman" w:hAnsi="Times New Roman" w:cs="Times New Roman"/>
          <w:sz w:val="24"/>
          <w:szCs w:val="24"/>
        </w:rPr>
        <w:t xml:space="preserve">in some cases </w:t>
      </w:r>
      <w:r w:rsidR="00650313" w:rsidRPr="00F7301B">
        <w:rPr>
          <w:rFonts w:ascii="Times New Roman" w:eastAsia="Times New Roman" w:hAnsi="Times New Roman" w:cs="Times New Roman"/>
          <w:sz w:val="24"/>
          <w:szCs w:val="24"/>
        </w:rPr>
        <w:t xml:space="preserve">by up to ~30% </w:t>
      </w:r>
      <w:r w:rsidR="0025000D">
        <w:rPr>
          <w:rFonts w:ascii="Times New Roman" w:eastAsia="Times New Roman" w:hAnsi="Times New Roman" w:cs="Times New Roman"/>
          <w:sz w:val="24"/>
          <w:szCs w:val="24"/>
        </w:rPr>
        <w:t>(</w:t>
      </w:r>
      <w:proofErr w:type="spellStart"/>
      <w:r w:rsidR="00650313" w:rsidRPr="00F7301B">
        <w:rPr>
          <w:rFonts w:ascii="Times New Roman" w:eastAsia="Times New Roman" w:hAnsi="Times New Roman" w:cs="Times New Roman"/>
          <w:sz w:val="24"/>
          <w:szCs w:val="24"/>
        </w:rPr>
        <w:t>Butman</w:t>
      </w:r>
      <w:proofErr w:type="spellEnd"/>
      <w:r w:rsidR="00650313" w:rsidRPr="00F7301B">
        <w:rPr>
          <w:rFonts w:ascii="Times New Roman" w:eastAsia="Times New Roman" w:hAnsi="Times New Roman" w:cs="Times New Roman"/>
          <w:sz w:val="24"/>
          <w:szCs w:val="24"/>
        </w:rPr>
        <w:t xml:space="preserve"> et al. 2016</w:t>
      </w:r>
      <w:r w:rsidR="0025000D">
        <w:rPr>
          <w:rFonts w:ascii="Times New Roman" w:eastAsia="Times New Roman" w:hAnsi="Times New Roman" w:cs="Times New Roman"/>
          <w:sz w:val="24"/>
          <w:szCs w:val="24"/>
        </w:rPr>
        <w:t xml:space="preserve">; </w:t>
      </w:r>
      <w:proofErr w:type="spellStart"/>
      <w:r w:rsidR="0025000D">
        <w:rPr>
          <w:rFonts w:ascii="Times New Roman" w:eastAsia="Times New Roman" w:hAnsi="Times New Roman" w:cs="Times New Roman"/>
          <w:sz w:val="24"/>
          <w:szCs w:val="24"/>
        </w:rPr>
        <w:t>Stackpoole</w:t>
      </w:r>
      <w:proofErr w:type="spellEnd"/>
      <w:r w:rsidR="0025000D">
        <w:rPr>
          <w:rFonts w:ascii="Times New Roman" w:eastAsia="Times New Roman" w:hAnsi="Times New Roman" w:cs="Times New Roman"/>
          <w:sz w:val="24"/>
          <w:szCs w:val="24"/>
        </w:rPr>
        <w:t xml:space="preserve"> et al. 2017</w:t>
      </w:r>
      <w:r w:rsidR="00650313" w:rsidRPr="00F7301B">
        <w:rPr>
          <w:rFonts w:ascii="Times New Roman" w:eastAsia="Times New Roman" w:hAnsi="Times New Roman" w:cs="Times New Roman"/>
          <w:sz w:val="24"/>
          <w:szCs w:val="24"/>
        </w:rPr>
        <w:t>).</w:t>
      </w:r>
      <w:r w:rsidR="00650313">
        <w:rPr>
          <w:rFonts w:ascii="Times New Roman" w:eastAsia="Times New Roman" w:hAnsi="Times New Roman" w:cs="Times New Roman"/>
          <w:sz w:val="24"/>
          <w:szCs w:val="24"/>
        </w:rPr>
        <w:t xml:space="preserve">  </w:t>
      </w:r>
      <w:r w:rsidR="00200081">
        <w:rPr>
          <w:rFonts w:ascii="Times New Roman" w:eastAsia="Times New Roman" w:hAnsi="Times New Roman" w:cs="Times New Roman"/>
          <w:sz w:val="24"/>
          <w:szCs w:val="24"/>
        </w:rPr>
        <w:t xml:space="preserve">Therefore, a major source of uncertainty in explaining high-latitude OC cycling lies in coupling aquatic and terrestrial OC cycles.  </w:t>
      </w:r>
    </w:p>
    <w:p w14:paraId="0D4BBCD9" w14:textId="77777777" w:rsidR="00200081" w:rsidRDefault="00200081" w:rsidP="003C118F">
      <w:pPr>
        <w:spacing w:after="0" w:line="480" w:lineRule="auto"/>
        <w:rPr>
          <w:rFonts w:ascii="Times New Roman" w:eastAsia="Times New Roman" w:hAnsi="Times New Roman" w:cs="Times New Roman"/>
          <w:sz w:val="24"/>
          <w:szCs w:val="24"/>
        </w:rPr>
      </w:pPr>
    </w:p>
    <w:p w14:paraId="2D9886B5" w14:textId="79E85601" w:rsidR="003301EB" w:rsidRPr="003301EB" w:rsidRDefault="00200081" w:rsidP="00934D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E82C50">
        <w:rPr>
          <w:rFonts w:ascii="Times New Roman" w:eastAsia="Times New Roman" w:hAnsi="Times New Roman" w:cs="Times New Roman"/>
          <w:sz w:val="24"/>
          <w:szCs w:val="24"/>
        </w:rPr>
        <w:t xml:space="preserve">tudies of </w:t>
      </w:r>
      <w:r w:rsidR="00891B52">
        <w:rPr>
          <w:rFonts w:ascii="Times New Roman" w:eastAsia="Times New Roman" w:hAnsi="Times New Roman" w:cs="Times New Roman"/>
          <w:sz w:val="24"/>
          <w:szCs w:val="24"/>
        </w:rPr>
        <w:t>O</w:t>
      </w:r>
      <w:r w:rsidR="00E82C50">
        <w:rPr>
          <w:rFonts w:ascii="Times New Roman" w:eastAsia="Times New Roman" w:hAnsi="Times New Roman" w:cs="Times New Roman"/>
          <w:sz w:val="24"/>
          <w:szCs w:val="24"/>
        </w:rPr>
        <w:t xml:space="preserve">C processing </w:t>
      </w:r>
      <w:r w:rsidR="00891B52">
        <w:rPr>
          <w:rFonts w:ascii="Times New Roman" w:eastAsia="Times New Roman" w:hAnsi="Times New Roman" w:cs="Times New Roman"/>
          <w:sz w:val="24"/>
          <w:szCs w:val="24"/>
        </w:rPr>
        <w:t xml:space="preserve">in circumpolar aquatic ecosystems </w:t>
      </w:r>
      <w:r w:rsidR="009B6D2D">
        <w:rPr>
          <w:rFonts w:ascii="Times New Roman" w:eastAsia="Times New Roman" w:hAnsi="Times New Roman" w:cs="Times New Roman"/>
          <w:sz w:val="24"/>
          <w:szCs w:val="24"/>
        </w:rPr>
        <w:t>have focused on</w:t>
      </w:r>
      <w:r w:rsidR="00693957" w:rsidRPr="00F7301B">
        <w:rPr>
          <w:rFonts w:ascii="Times New Roman" w:eastAsia="Times New Roman" w:hAnsi="Times New Roman" w:cs="Times New Roman"/>
          <w:sz w:val="24"/>
          <w:szCs w:val="24"/>
        </w:rPr>
        <w:t xml:space="preserve"> </w:t>
      </w:r>
      <w:proofErr w:type="spellStart"/>
      <w:r w:rsidR="00BD28D1">
        <w:rPr>
          <w:rFonts w:ascii="Times New Roman" w:eastAsia="Times New Roman" w:hAnsi="Times New Roman" w:cs="Times New Roman"/>
          <w:sz w:val="24"/>
          <w:szCs w:val="24"/>
        </w:rPr>
        <w:t>thermokarst</w:t>
      </w:r>
      <w:proofErr w:type="spellEnd"/>
      <w:r w:rsidR="00BD28D1">
        <w:rPr>
          <w:rFonts w:ascii="Times New Roman" w:eastAsia="Times New Roman" w:hAnsi="Times New Roman" w:cs="Times New Roman"/>
          <w:sz w:val="24"/>
          <w:szCs w:val="24"/>
        </w:rPr>
        <w:t xml:space="preserve"> (</w:t>
      </w:r>
      <w:r w:rsidR="00BD28D1" w:rsidRPr="00BD28D1">
        <w:rPr>
          <w:rFonts w:ascii="Times New Roman" w:eastAsia="Times New Roman" w:hAnsi="Times New Roman" w:cs="Times New Roman"/>
          <w:color w:val="FF0000"/>
          <w:sz w:val="24"/>
          <w:szCs w:val="24"/>
        </w:rPr>
        <w:t>define</w:t>
      </w:r>
      <w:r w:rsidR="00BD28D1">
        <w:rPr>
          <w:rFonts w:ascii="Times New Roman" w:eastAsia="Times New Roman" w:hAnsi="Times New Roman" w:cs="Times New Roman"/>
          <w:sz w:val="24"/>
          <w:szCs w:val="24"/>
        </w:rPr>
        <w:t xml:space="preserve">) lakes, epically those found in </w:t>
      </w:r>
      <w:r w:rsidR="00CA09CB">
        <w:rPr>
          <w:rFonts w:ascii="Times New Roman" w:eastAsia="Times New Roman" w:hAnsi="Times New Roman" w:cs="Times New Roman"/>
          <w:sz w:val="24"/>
          <w:szCs w:val="24"/>
        </w:rPr>
        <w:t xml:space="preserve">unique, </w:t>
      </w:r>
      <w:proofErr w:type="spellStart"/>
      <w:r w:rsidR="00CA09CB">
        <w:rPr>
          <w:rFonts w:ascii="Times New Roman" w:eastAsia="Times New Roman" w:hAnsi="Times New Roman" w:cs="Times New Roman"/>
          <w:sz w:val="24"/>
          <w:szCs w:val="24"/>
        </w:rPr>
        <w:t>Yedoma</w:t>
      </w:r>
      <w:proofErr w:type="spellEnd"/>
      <w:r w:rsidR="000C5A8A">
        <w:rPr>
          <w:rFonts w:ascii="Times New Roman" w:eastAsia="Times New Roman" w:hAnsi="Times New Roman" w:cs="Times New Roman"/>
          <w:sz w:val="24"/>
          <w:szCs w:val="24"/>
        </w:rPr>
        <w:t xml:space="preserve"> (</w:t>
      </w:r>
      <w:r w:rsidR="000C5A8A" w:rsidRPr="00891B52">
        <w:rPr>
          <w:rFonts w:ascii="Times New Roman" w:eastAsia="Times New Roman" w:hAnsi="Times New Roman" w:cs="Times New Roman"/>
          <w:color w:val="FF0000"/>
          <w:sz w:val="24"/>
          <w:szCs w:val="24"/>
        </w:rPr>
        <w:t>def</w:t>
      </w:r>
      <w:r w:rsidR="00891B52" w:rsidRPr="00891B52">
        <w:rPr>
          <w:rFonts w:ascii="Times New Roman" w:eastAsia="Times New Roman" w:hAnsi="Times New Roman" w:cs="Times New Roman"/>
          <w:color w:val="FF0000"/>
          <w:sz w:val="24"/>
          <w:szCs w:val="24"/>
        </w:rPr>
        <w:t>ine</w:t>
      </w:r>
      <w:r w:rsidR="000C5A8A">
        <w:rPr>
          <w:rFonts w:ascii="Times New Roman" w:eastAsia="Times New Roman" w:hAnsi="Times New Roman" w:cs="Times New Roman"/>
          <w:sz w:val="24"/>
          <w:szCs w:val="24"/>
        </w:rPr>
        <w:t>)</w:t>
      </w:r>
      <w:r w:rsidR="00CA09CB">
        <w:rPr>
          <w:rFonts w:ascii="Times New Roman" w:eastAsia="Times New Roman" w:hAnsi="Times New Roman" w:cs="Times New Roman"/>
          <w:sz w:val="24"/>
          <w:szCs w:val="24"/>
        </w:rPr>
        <w:t xml:space="preserve">-rich </w:t>
      </w:r>
      <w:r w:rsidR="00693957" w:rsidRPr="00F7301B">
        <w:rPr>
          <w:rFonts w:ascii="Times New Roman" w:eastAsia="Times New Roman" w:hAnsi="Times New Roman" w:cs="Times New Roman"/>
          <w:sz w:val="24"/>
          <w:szCs w:val="24"/>
        </w:rPr>
        <w:t xml:space="preserve">regions </w:t>
      </w:r>
      <w:r w:rsidR="0012781F">
        <w:rPr>
          <w:rFonts w:ascii="Times New Roman" w:eastAsia="Times New Roman" w:hAnsi="Times New Roman" w:cs="Times New Roman"/>
          <w:sz w:val="24"/>
          <w:szCs w:val="24"/>
        </w:rPr>
        <w:t>of Siberia and northern Alaska</w:t>
      </w:r>
      <w:r w:rsidR="00BD28D1">
        <w:rPr>
          <w:rFonts w:ascii="Times New Roman" w:eastAsia="Times New Roman" w:hAnsi="Times New Roman" w:cs="Times New Roman"/>
          <w:sz w:val="24"/>
          <w:szCs w:val="24"/>
        </w:rPr>
        <w:t xml:space="preserve">.  </w:t>
      </w:r>
      <w:r w:rsidR="003943EE">
        <w:rPr>
          <w:rFonts w:ascii="Times New Roman" w:eastAsia="Times New Roman" w:hAnsi="Times New Roman" w:cs="Times New Roman"/>
          <w:sz w:val="24"/>
          <w:szCs w:val="24"/>
        </w:rPr>
        <w:t xml:space="preserve">Thawing of </w:t>
      </w:r>
      <w:proofErr w:type="spellStart"/>
      <w:r w:rsidR="000A72E0">
        <w:rPr>
          <w:rFonts w:ascii="Times New Roman" w:eastAsia="Times New Roman" w:hAnsi="Times New Roman" w:cs="Times New Roman"/>
          <w:sz w:val="24"/>
          <w:szCs w:val="24"/>
        </w:rPr>
        <w:t>Yedoma</w:t>
      </w:r>
      <w:proofErr w:type="spellEnd"/>
      <w:r w:rsidR="000A72E0">
        <w:rPr>
          <w:rFonts w:ascii="Times New Roman" w:eastAsia="Times New Roman" w:hAnsi="Times New Roman" w:cs="Times New Roman"/>
          <w:sz w:val="24"/>
          <w:szCs w:val="24"/>
        </w:rPr>
        <w:t xml:space="preserve"> </w:t>
      </w:r>
      <w:r w:rsidR="003943EE">
        <w:rPr>
          <w:rFonts w:ascii="Times New Roman" w:eastAsia="Times New Roman" w:hAnsi="Times New Roman" w:cs="Times New Roman"/>
          <w:sz w:val="24"/>
          <w:szCs w:val="24"/>
        </w:rPr>
        <w:t xml:space="preserve">induces </w:t>
      </w:r>
      <w:r w:rsidR="000A72E0">
        <w:rPr>
          <w:rFonts w:ascii="Times New Roman" w:eastAsia="Times New Roman" w:hAnsi="Times New Roman" w:cs="Times New Roman"/>
          <w:sz w:val="24"/>
          <w:szCs w:val="24"/>
        </w:rPr>
        <w:t>lake</w:t>
      </w:r>
      <w:r w:rsidR="00FA6BCD">
        <w:rPr>
          <w:rFonts w:ascii="Times New Roman" w:eastAsia="Times New Roman" w:hAnsi="Times New Roman" w:cs="Times New Roman"/>
          <w:sz w:val="24"/>
          <w:szCs w:val="24"/>
        </w:rPr>
        <w:t xml:space="preserve"> expansion </w:t>
      </w:r>
      <w:r w:rsidR="003943EE">
        <w:rPr>
          <w:rFonts w:ascii="Times New Roman" w:eastAsia="Times New Roman" w:hAnsi="Times New Roman" w:cs="Times New Roman"/>
          <w:sz w:val="24"/>
          <w:szCs w:val="24"/>
        </w:rPr>
        <w:t>and</w:t>
      </w:r>
      <w:r w:rsidR="00FA6BCD">
        <w:rPr>
          <w:rFonts w:ascii="Times New Roman" w:eastAsia="Times New Roman" w:hAnsi="Times New Roman" w:cs="Times New Roman"/>
          <w:sz w:val="24"/>
          <w:szCs w:val="24"/>
        </w:rPr>
        <w:t xml:space="preserve"> incorporation and decomposition of </w:t>
      </w:r>
      <w:r w:rsidR="00693957" w:rsidRPr="00F7301B">
        <w:rPr>
          <w:rFonts w:ascii="Times New Roman" w:eastAsia="Times New Roman" w:hAnsi="Times New Roman" w:cs="Times New Roman"/>
          <w:sz w:val="24"/>
          <w:szCs w:val="24"/>
        </w:rPr>
        <w:t>massive quantities of ancient terrestrial OC</w:t>
      </w:r>
      <w:r w:rsidR="00FA6BCD">
        <w:rPr>
          <w:rFonts w:ascii="Times New Roman" w:eastAsia="Times New Roman" w:hAnsi="Times New Roman" w:cs="Times New Roman"/>
          <w:sz w:val="24"/>
          <w:szCs w:val="24"/>
        </w:rPr>
        <w:t xml:space="preserve"> at lake margins, resulting in directly scalable increases in atmospheric methane (CH</w:t>
      </w:r>
      <w:r w:rsidR="00FA6BCD" w:rsidRPr="00FA6BCD">
        <w:rPr>
          <w:rFonts w:ascii="Times New Roman" w:eastAsia="Times New Roman" w:hAnsi="Times New Roman" w:cs="Times New Roman"/>
          <w:sz w:val="24"/>
          <w:szCs w:val="24"/>
          <w:vertAlign w:val="subscript"/>
        </w:rPr>
        <w:t>4</w:t>
      </w:r>
      <w:r w:rsidR="00FA6BCD">
        <w:rPr>
          <w:rFonts w:ascii="Times New Roman" w:eastAsia="Times New Roman" w:hAnsi="Times New Roman" w:cs="Times New Roman"/>
          <w:sz w:val="24"/>
          <w:szCs w:val="24"/>
        </w:rPr>
        <w:t xml:space="preserve">) </w:t>
      </w:r>
      <w:r w:rsidR="00CA09CB">
        <w:rPr>
          <w:rFonts w:ascii="Times New Roman" w:eastAsia="Times New Roman" w:hAnsi="Times New Roman" w:cs="Times New Roman"/>
          <w:sz w:val="24"/>
          <w:szCs w:val="24"/>
        </w:rPr>
        <w:t>(</w:t>
      </w:r>
      <w:r w:rsidR="0019733C">
        <w:rPr>
          <w:rFonts w:ascii="Times New Roman" w:eastAsia="Times New Roman" w:hAnsi="Times New Roman" w:cs="Times New Roman"/>
          <w:sz w:val="24"/>
          <w:szCs w:val="24"/>
        </w:rPr>
        <w:t>Walter</w:t>
      </w:r>
      <w:r w:rsidR="00183AB1">
        <w:rPr>
          <w:rFonts w:ascii="Times New Roman" w:eastAsia="Times New Roman" w:hAnsi="Times New Roman" w:cs="Times New Roman"/>
          <w:sz w:val="24"/>
          <w:szCs w:val="24"/>
        </w:rPr>
        <w:t>-</w:t>
      </w:r>
      <w:r w:rsidR="00CA09CB">
        <w:rPr>
          <w:rFonts w:ascii="Times New Roman" w:eastAsia="Times New Roman" w:hAnsi="Times New Roman" w:cs="Times New Roman"/>
          <w:sz w:val="24"/>
          <w:szCs w:val="24"/>
        </w:rPr>
        <w:t xml:space="preserve">Anthony </w:t>
      </w:r>
      <w:r w:rsidR="0019733C">
        <w:rPr>
          <w:rFonts w:ascii="Times New Roman" w:eastAsia="Times New Roman" w:hAnsi="Times New Roman" w:cs="Times New Roman"/>
          <w:sz w:val="24"/>
          <w:szCs w:val="24"/>
        </w:rPr>
        <w:t>2106</w:t>
      </w:r>
      <w:r w:rsidR="00CA09CB">
        <w:rPr>
          <w:rFonts w:ascii="Times New Roman" w:eastAsia="Times New Roman" w:hAnsi="Times New Roman" w:cs="Times New Roman"/>
          <w:sz w:val="24"/>
          <w:szCs w:val="24"/>
        </w:rPr>
        <w:t>)</w:t>
      </w:r>
      <w:r w:rsidR="00E75659">
        <w:rPr>
          <w:rFonts w:ascii="Times New Roman" w:eastAsia="Times New Roman" w:hAnsi="Times New Roman" w:cs="Times New Roman"/>
          <w:sz w:val="24"/>
          <w:szCs w:val="24"/>
        </w:rPr>
        <w:t xml:space="preserve">. The generalizability of these findings to </w:t>
      </w:r>
      <w:r w:rsidR="003943EE">
        <w:rPr>
          <w:rFonts w:ascii="Times New Roman" w:eastAsia="Times New Roman" w:hAnsi="Times New Roman" w:cs="Times New Roman"/>
          <w:sz w:val="24"/>
          <w:szCs w:val="24"/>
        </w:rPr>
        <w:t xml:space="preserve">broader arctic/subarctic aquatic C cycling </w:t>
      </w:r>
      <w:r w:rsidR="002805C7">
        <w:rPr>
          <w:rFonts w:ascii="Times New Roman" w:eastAsia="Times New Roman" w:hAnsi="Times New Roman" w:cs="Times New Roman"/>
          <w:sz w:val="24"/>
          <w:szCs w:val="24"/>
        </w:rPr>
        <w:t>is unclear</w:t>
      </w:r>
      <w:r w:rsidR="00E756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however, </w:t>
      </w:r>
      <w:r w:rsidR="00E75659">
        <w:rPr>
          <w:rFonts w:ascii="Times New Roman" w:eastAsia="Times New Roman" w:hAnsi="Times New Roman" w:cs="Times New Roman"/>
          <w:sz w:val="24"/>
          <w:szCs w:val="24"/>
        </w:rPr>
        <w:t xml:space="preserve">because </w:t>
      </w:r>
      <w:proofErr w:type="spellStart"/>
      <w:r w:rsidR="00CB0E7B">
        <w:rPr>
          <w:rFonts w:ascii="Times New Roman" w:eastAsia="Times New Roman" w:hAnsi="Times New Roman" w:cs="Times New Roman"/>
          <w:sz w:val="24"/>
          <w:szCs w:val="24"/>
        </w:rPr>
        <w:t>Yedoma</w:t>
      </w:r>
      <w:proofErr w:type="spellEnd"/>
      <w:r w:rsidR="00CB0E7B">
        <w:rPr>
          <w:rFonts w:ascii="Times New Roman" w:eastAsia="Times New Roman" w:hAnsi="Times New Roman" w:cs="Times New Roman"/>
          <w:sz w:val="24"/>
          <w:szCs w:val="24"/>
        </w:rPr>
        <w:t xml:space="preserve"> is confined to </w:t>
      </w:r>
      <w:r w:rsidR="00CB0E7B" w:rsidRPr="00C0587B">
        <w:rPr>
          <w:rFonts w:ascii="Times New Roman" w:eastAsia="Times New Roman" w:hAnsi="Times New Roman" w:cs="Times New Roman"/>
          <w:color w:val="FF0000"/>
          <w:sz w:val="24"/>
          <w:szCs w:val="24"/>
        </w:rPr>
        <w:t>X</w:t>
      </w:r>
      <w:r w:rsidR="00CB0E7B">
        <w:rPr>
          <w:rFonts w:ascii="Times New Roman" w:eastAsia="Times New Roman" w:hAnsi="Times New Roman" w:cs="Times New Roman"/>
          <w:sz w:val="24"/>
          <w:szCs w:val="24"/>
        </w:rPr>
        <w:t xml:space="preserve">% of the high-latitude landscape, soil OC content is </w:t>
      </w:r>
      <w:r w:rsidR="00CB0E7B">
        <w:rPr>
          <w:rFonts w:ascii="Times New Roman" w:eastAsia="Times New Roman" w:hAnsi="Times New Roman" w:cs="Times New Roman"/>
          <w:sz w:val="24"/>
          <w:szCs w:val="24"/>
        </w:rPr>
        <w:lastRenderedPageBreak/>
        <w:t xml:space="preserve">much lower in </w:t>
      </w:r>
      <w:r w:rsidR="009F0DF3">
        <w:rPr>
          <w:rFonts w:ascii="Times New Roman" w:eastAsia="Times New Roman" w:hAnsi="Times New Roman" w:cs="Times New Roman"/>
          <w:sz w:val="24"/>
          <w:szCs w:val="24"/>
        </w:rPr>
        <w:t>most</w:t>
      </w:r>
      <w:r w:rsidR="00CB0E7B">
        <w:rPr>
          <w:rFonts w:ascii="Times New Roman" w:eastAsia="Times New Roman" w:hAnsi="Times New Roman" w:cs="Times New Roman"/>
          <w:sz w:val="24"/>
          <w:szCs w:val="24"/>
        </w:rPr>
        <w:t xml:space="preserve"> </w:t>
      </w:r>
      <w:r w:rsidR="00C67510">
        <w:rPr>
          <w:rFonts w:ascii="Times New Roman" w:eastAsia="Times New Roman" w:hAnsi="Times New Roman" w:cs="Times New Roman"/>
          <w:sz w:val="24"/>
          <w:szCs w:val="24"/>
        </w:rPr>
        <w:t xml:space="preserve">northern </w:t>
      </w:r>
      <w:r w:rsidR="00CB0E7B">
        <w:rPr>
          <w:rFonts w:ascii="Times New Roman" w:eastAsia="Times New Roman" w:hAnsi="Times New Roman" w:cs="Times New Roman"/>
          <w:sz w:val="24"/>
          <w:szCs w:val="24"/>
        </w:rPr>
        <w:t>regions</w:t>
      </w:r>
      <w:r w:rsidR="00E75659">
        <w:rPr>
          <w:rFonts w:ascii="Times New Roman" w:eastAsia="Times New Roman" w:hAnsi="Times New Roman" w:cs="Times New Roman"/>
          <w:sz w:val="24"/>
          <w:szCs w:val="24"/>
        </w:rPr>
        <w:t xml:space="preserve"> (&lt; ~</w:t>
      </w:r>
      <w:r w:rsidR="00E75659">
        <w:rPr>
          <w:rFonts w:ascii="Times New Roman" w:eastAsia="Times New Roman" w:hAnsi="Times New Roman" w:cs="Times New Roman"/>
          <w:color w:val="FF0000"/>
          <w:sz w:val="24"/>
          <w:szCs w:val="24"/>
        </w:rPr>
        <w:t>1%</w:t>
      </w:r>
      <w:r w:rsidR="00E75659" w:rsidRPr="00C0587B">
        <w:rPr>
          <w:rFonts w:ascii="Times New Roman" w:eastAsia="Times New Roman" w:hAnsi="Times New Roman" w:cs="Times New Roman"/>
          <w:sz w:val="24"/>
          <w:szCs w:val="24"/>
        </w:rPr>
        <w:t>;</w:t>
      </w:r>
      <w:r w:rsidR="00E75659">
        <w:rPr>
          <w:rFonts w:ascii="Times New Roman" w:eastAsia="Times New Roman" w:hAnsi="Times New Roman" w:cs="Times New Roman"/>
          <w:color w:val="FF0000"/>
          <w:sz w:val="24"/>
          <w:szCs w:val="24"/>
        </w:rPr>
        <w:t xml:space="preserve"> </w:t>
      </w:r>
      <w:proofErr w:type="spellStart"/>
      <w:r w:rsidR="00E75659">
        <w:rPr>
          <w:rFonts w:ascii="Times New Roman" w:eastAsia="Times New Roman" w:hAnsi="Times New Roman" w:cs="Times New Roman"/>
          <w:sz w:val="24"/>
          <w:szCs w:val="24"/>
        </w:rPr>
        <w:t>Zimov</w:t>
      </w:r>
      <w:proofErr w:type="spellEnd"/>
      <w:r w:rsidR="00E75659">
        <w:rPr>
          <w:rFonts w:ascii="Times New Roman" w:eastAsia="Times New Roman" w:hAnsi="Times New Roman" w:cs="Times New Roman"/>
          <w:sz w:val="24"/>
          <w:szCs w:val="24"/>
        </w:rPr>
        <w:t xml:space="preserve"> et al. 2009; </w:t>
      </w:r>
      <w:proofErr w:type="spellStart"/>
      <w:r w:rsidR="00E75659">
        <w:rPr>
          <w:rFonts w:ascii="Times New Roman" w:eastAsia="Times New Roman" w:hAnsi="Times New Roman" w:cs="Times New Roman"/>
          <w:sz w:val="24"/>
          <w:szCs w:val="24"/>
        </w:rPr>
        <w:t>Tarnocai</w:t>
      </w:r>
      <w:proofErr w:type="spellEnd"/>
      <w:r w:rsidR="00E75659">
        <w:rPr>
          <w:rFonts w:ascii="Times New Roman" w:eastAsia="Times New Roman" w:hAnsi="Times New Roman" w:cs="Times New Roman"/>
          <w:sz w:val="24"/>
          <w:szCs w:val="24"/>
        </w:rPr>
        <w:t xml:space="preserve"> et </w:t>
      </w:r>
      <w:proofErr w:type="gramStart"/>
      <w:r w:rsidR="00E75659">
        <w:rPr>
          <w:rFonts w:ascii="Times New Roman" w:eastAsia="Times New Roman" w:hAnsi="Times New Roman" w:cs="Times New Roman"/>
          <w:sz w:val="24"/>
          <w:szCs w:val="24"/>
        </w:rPr>
        <w:t>al ?</w:t>
      </w:r>
      <w:proofErr w:type="gramEnd"/>
      <w:r w:rsidR="00E75659">
        <w:rPr>
          <w:rFonts w:ascii="Times New Roman" w:eastAsia="Times New Roman" w:hAnsi="Times New Roman" w:cs="Times New Roman"/>
          <w:sz w:val="24"/>
          <w:szCs w:val="24"/>
        </w:rPr>
        <w:t xml:space="preserve">), </w:t>
      </w:r>
      <w:r w:rsidR="003E6DE4">
        <w:rPr>
          <w:rFonts w:ascii="Times New Roman" w:eastAsia="Times New Roman" w:hAnsi="Times New Roman" w:cs="Times New Roman"/>
          <w:sz w:val="24"/>
          <w:szCs w:val="24"/>
        </w:rPr>
        <w:t xml:space="preserve">C-sequestration by aquatic </w:t>
      </w:r>
      <w:proofErr w:type="spellStart"/>
      <w:r w:rsidR="003E6DE4">
        <w:rPr>
          <w:rFonts w:ascii="Times New Roman" w:eastAsia="Times New Roman" w:hAnsi="Times New Roman" w:cs="Times New Roman"/>
          <w:sz w:val="24"/>
          <w:szCs w:val="24"/>
        </w:rPr>
        <w:t>photosynthesizers</w:t>
      </w:r>
      <w:proofErr w:type="spellEnd"/>
      <w:r w:rsidR="003E6DE4">
        <w:rPr>
          <w:rFonts w:ascii="Times New Roman" w:eastAsia="Times New Roman" w:hAnsi="Times New Roman" w:cs="Times New Roman"/>
          <w:sz w:val="24"/>
          <w:szCs w:val="24"/>
        </w:rPr>
        <w:t xml:space="preserve"> is seldom considered alongside OC mineralization (Walter Anthony et al. 2016b), </w:t>
      </w:r>
      <w:r w:rsidR="00E75659">
        <w:rPr>
          <w:rFonts w:ascii="Times New Roman" w:eastAsia="Times New Roman" w:hAnsi="Times New Roman" w:cs="Times New Roman"/>
          <w:sz w:val="24"/>
          <w:szCs w:val="24"/>
        </w:rPr>
        <w:t xml:space="preserve">and because </w:t>
      </w:r>
      <w:r w:rsidR="006E47CD">
        <w:rPr>
          <w:rFonts w:ascii="Times New Roman" w:eastAsia="Times New Roman" w:hAnsi="Times New Roman" w:cs="Times New Roman"/>
          <w:sz w:val="24"/>
          <w:szCs w:val="24"/>
        </w:rPr>
        <w:t>non-</w:t>
      </w:r>
      <w:proofErr w:type="spellStart"/>
      <w:r w:rsidR="006E47CD">
        <w:rPr>
          <w:rFonts w:ascii="Times New Roman" w:eastAsia="Times New Roman" w:hAnsi="Times New Roman" w:cs="Times New Roman"/>
          <w:sz w:val="24"/>
          <w:szCs w:val="24"/>
        </w:rPr>
        <w:t>Yedoma</w:t>
      </w:r>
      <w:proofErr w:type="spellEnd"/>
      <w:r w:rsidR="006E47CD">
        <w:rPr>
          <w:rFonts w:ascii="Times New Roman" w:eastAsia="Times New Roman" w:hAnsi="Times New Roman" w:cs="Times New Roman"/>
          <w:sz w:val="24"/>
          <w:szCs w:val="24"/>
        </w:rPr>
        <w:t xml:space="preserve"> </w:t>
      </w:r>
      <w:r w:rsidR="00A321BB">
        <w:rPr>
          <w:rFonts w:ascii="Times New Roman" w:eastAsia="Times New Roman" w:hAnsi="Times New Roman" w:cs="Times New Roman"/>
          <w:sz w:val="24"/>
          <w:szCs w:val="24"/>
        </w:rPr>
        <w:t xml:space="preserve">regions are </w:t>
      </w:r>
      <w:r w:rsidR="00284764">
        <w:rPr>
          <w:rFonts w:ascii="Times New Roman" w:eastAsia="Times New Roman" w:hAnsi="Times New Roman" w:cs="Times New Roman"/>
          <w:sz w:val="24"/>
          <w:szCs w:val="24"/>
        </w:rPr>
        <w:t xml:space="preserve">under-represented in </w:t>
      </w:r>
      <w:r w:rsidR="00361A56">
        <w:rPr>
          <w:rFonts w:ascii="Times New Roman" w:eastAsia="Times New Roman" w:hAnsi="Times New Roman" w:cs="Times New Roman"/>
          <w:sz w:val="24"/>
          <w:szCs w:val="24"/>
        </w:rPr>
        <w:t>high-latitude</w:t>
      </w:r>
      <w:r w:rsidR="00284764">
        <w:rPr>
          <w:rFonts w:ascii="Times New Roman" w:eastAsia="Times New Roman" w:hAnsi="Times New Roman" w:cs="Times New Roman"/>
          <w:sz w:val="24"/>
          <w:szCs w:val="24"/>
        </w:rPr>
        <w:t xml:space="preserve"> </w:t>
      </w:r>
      <w:r w:rsidR="00A321BB">
        <w:rPr>
          <w:rFonts w:ascii="Times New Roman" w:eastAsia="Times New Roman" w:hAnsi="Times New Roman" w:cs="Times New Roman"/>
          <w:sz w:val="24"/>
          <w:szCs w:val="24"/>
        </w:rPr>
        <w:t>aquatic C sampling efforts</w:t>
      </w:r>
      <w:r w:rsidR="00C0587B">
        <w:rPr>
          <w:rFonts w:ascii="Times New Roman" w:eastAsia="Times New Roman" w:hAnsi="Times New Roman" w:cs="Times New Roman"/>
          <w:sz w:val="24"/>
          <w:szCs w:val="24"/>
        </w:rPr>
        <w:t xml:space="preserve">. </w:t>
      </w:r>
      <w:r w:rsidR="00502098">
        <w:rPr>
          <w:rFonts w:ascii="Times New Roman" w:hAnsi="Times New Roman" w:cs="Times New Roman"/>
          <w:color w:val="000000"/>
          <w:sz w:val="24"/>
          <w:szCs w:val="24"/>
          <w:shd w:val="clear" w:color="auto" w:fill="FFFFFF"/>
        </w:rPr>
        <w:t xml:space="preserve">Most </w:t>
      </w:r>
      <w:r w:rsidR="00502098" w:rsidRPr="00B002E5">
        <w:rPr>
          <w:rFonts w:ascii="Times New Roman" w:hAnsi="Times New Roman" w:cs="Times New Roman"/>
          <w:color w:val="FF0000"/>
          <w:sz w:val="24"/>
          <w:szCs w:val="24"/>
          <w:shd w:val="clear" w:color="auto" w:fill="FFFFFF"/>
        </w:rPr>
        <w:t>laterally connected</w:t>
      </w:r>
      <w:r w:rsidR="00502098">
        <w:rPr>
          <w:rFonts w:ascii="Times New Roman" w:hAnsi="Times New Roman" w:cs="Times New Roman"/>
          <w:color w:val="FF0000"/>
          <w:sz w:val="24"/>
          <w:szCs w:val="24"/>
          <w:shd w:val="clear" w:color="auto" w:fill="FFFFFF"/>
        </w:rPr>
        <w:t xml:space="preserve"> (wording?)</w:t>
      </w:r>
      <w:r w:rsidR="00502098">
        <w:rPr>
          <w:rFonts w:ascii="Times New Roman" w:hAnsi="Times New Roman" w:cs="Times New Roman"/>
          <w:color w:val="000000"/>
          <w:sz w:val="24"/>
          <w:szCs w:val="24"/>
          <w:shd w:val="clear" w:color="auto" w:fill="FFFFFF"/>
        </w:rPr>
        <w:t>, temperate and southern boreal lakes tend to be heterotrophic, receiving large inputs of terrestrial OC that sustain heterotrophic OC processing and rates of ecosystem respiration above rates of ecosystem gross primary production (R &gt; GPP) (</w:t>
      </w:r>
      <w:r w:rsidR="000137A0">
        <w:rPr>
          <w:rFonts w:ascii="Times New Roman" w:hAnsi="Times New Roman" w:cs="Times New Roman"/>
          <w:color w:val="000000"/>
          <w:sz w:val="24"/>
          <w:szCs w:val="24"/>
          <w:shd w:val="clear" w:color="auto" w:fill="FFFFFF"/>
        </w:rPr>
        <w:t>Solomon</w:t>
      </w:r>
      <w:r w:rsidR="00502098">
        <w:rPr>
          <w:rFonts w:ascii="Times New Roman" w:hAnsi="Times New Roman" w:cs="Times New Roman"/>
          <w:color w:val="000000"/>
          <w:sz w:val="24"/>
          <w:szCs w:val="24"/>
          <w:shd w:val="clear" w:color="auto" w:fill="FFFFFF"/>
        </w:rPr>
        <w:t xml:space="preserve"> et al. 2013; </w:t>
      </w:r>
      <w:r w:rsidR="00B041A1">
        <w:rPr>
          <w:rFonts w:ascii="Times New Roman" w:hAnsi="Times New Roman" w:cs="Times New Roman"/>
          <w:color w:val="000000"/>
          <w:sz w:val="24"/>
          <w:szCs w:val="24"/>
          <w:shd w:val="clear" w:color="auto" w:fill="FFFFFF"/>
        </w:rPr>
        <w:t xml:space="preserve">Yang et al. 2015; </w:t>
      </w:r>
      <w:proofErr w:type="spellStart"/>
      <w:r w:rsidR="00502098">
        <w:rPr>
          <w:rFonts w:ascii="Times New Roman" w:hAnsi="Times New Roman" w:cs="Times New Roman"/>
          <w:color w:val="000000"/>
          <w:sz w:val="24"/>
          <w:szCs w:val="24"/>
          <w:shd w:val="clear" w:color="auto" w:fill="FFFFFF"/>
        </w:rPr>
        <w:t>Bogard</w:t>
      </w:r>
      <w:proofErr w:type="spellEnd"/>
      <w:r w:rsidR="00502098">
        <w:rPr>
          <w:rFonts w:ascii="Times New Roman" w:hAnsi="Times New Roman" w:cs="Times New Roman"/>
          <w:color w:val="000000"/>
          <w:sz w:val="24"/>
          <w:szCs w:val="24"/>
          <w:shd w:val="clear" w:color="auto" w:fill="FFFFFF"/>
        </w:rPr>
        <w:t xml:space="preserve"> &amp; del Giorgio 2016). </w:t>
      </w:r>
      <w:commentRangeStart w:id="3"/>
      <w:r w:rsidR="003E6DE4">
        <w:rPr>
          <w:rFonts w:ascii="Times New Roman" w:hAnsi="Times New Roman" w:cs="Times New Roman"/>
          <w:color w:val="000000"/>
          <w:sz w:val="24"/>
          <w:szCs w:val="24"/>
          <w:shd w:val="clear" w:color="auto" w:fill="FFFFFF"/>
        </w:rPr>
        <w:t>But</w:t>
      </w:r>
      <w:r w:rsidR="00502098">
        <w:rPr>
          <w:rFonts w:ascii="Times New Roman" w:hAnsi="Times New Roman" w:cs="Times New Roman"/>
          <w:color w:val="000000"/>
          <w:sz w:val="24"/>
          <w:szCs w:val="24"/>
          <w:shd w:val="clear" w:color="auto" w:fill="FFFFFF"/>
        </w:rPr>
        <w:t xml:space="preserve"> lakes in topographically flat permafrost regions </w:t>
      </w:r>
      <w:r w:rsidR="00502098">
        <w:rPr>
          <w:rFonts w:ascii="Times New Roman" w:hAnsi="Times New Roman" w:cs="Times New Roman"/>
          <w:color w:val="FF0000"/>
          <w:sz w:val="24"/>
          <w:szCs w:val="24"/>
          <w:shd w:val="clear" w:color="auto" w:fill="FFFFFF"/>
        </w:rPr>
        <w:t>often</w:t>
      </w:r>
      <w:r w:rsidR="00502098" w:rsidRPr="007A3A6F">
        <w:rPr>
          <w:rFonts w:ascii="Times New Roman" w:hAnsi="Times New Roman" w:cs="Times New Roman"/>
          <w:color w:val="FF0000"/>
          <w:sz w:val="24"/>
          <w:szCs w:val="24"/>
          <w:shd w:val="clear" w:color="auto" w:fill="FFFFFF"/>
        </w:rPr>
        <w:t xml:space="preserve"> lack </w:t>
      </w:r>
      <w:r w:rsidR="00502098">
        <w:rPr>
          <w:rFonts w:ascii="Times New Roman" w:hAnsi="Times New Roman" w:cs="Times New Roman"/>
          <w:color w:val="FF0000"/>
          <w:sz w:val="24"/>
          <w:szCs w:val="24"/>
          <w:shd w:val="clear" w:color="auto" w:fill="FFFFFF"/>
        </w:rPr>
        <w:t xml:space="preserve">persistent </w:t>
      </w:r>
      <w:r w:rsidR="00502098" w:rsidRPr="007A3A6F">
        <w:rPr>
          <w:rFonts w:ascii="Times New Roman" w:hAnsi="Times New Roman" w:cs="Times New Roman"/>
          <w:color w:val="FF0000"/>
          <w:sz w:val="24"/>
          <w:szCs w:val="24"/>
          <w:shd w:val="clear" w:color="auto" w:fill="FFFFFF"/>
        </w:rPr>
        <w:t>in- or outflows</w:t>
      </w:r>
      <w:r w:rsidR="00502098">
        <w:rPr>
          <w:rFonts w:ascii="Times New Roman" w:hAnsi="Times New Roman" w:cs="Times New Roman"/>
          <w:color w:val="000000"/>
          <w:sz w:val="24"/>
          <w:szCs w:val="24"/>
          <w:shd w:val="clear" w:color="auto" w:fill="FFFFFF"/>
        </w:rPr>
        <w:t xml:space="preserve"> </w:t>
      </w:r>
      <w:r w:rsidR="00187852">
        <w:rPr>
          <w:rFonts w:ascii="Times New Roman" w:hAnsi="Times New Roman" w:cs="Times New Roman"/>
          <w:color w:val="000000"/>
          <w:sz w:val="24"/>
          <w:szCs w:val="24"/>
          <w:shd w:val="clear" w:color="auto" w:fill="FFFFFF"/>
        </w:rPr>
        <w:t xml:space="preserve">and can have longer hydraulic residence times </w:t>
      </w:r>
      <w:r w:rsidR="00502098">
        <w:rPr>
          <w:rFonts w:ascii="Times New Roman" w:hAnsi="Times New Roman" w:cs="Times New Roman"/>
          <w:color w:val="000000"/>
          <w:sz w:val="24"/>
          <w:szCs w:val="24"/>
          <w:shd w:val="clear" w:color="auto" w:fill="FFFFFF"/>
        </w:rPr>
        <w:t>(</w:t>
      </w:r>
      <w:r w:rsidR="000137A0">
        <w:rPr>
          <w:rFonts w:ascii="Times New Roman" w:hAnsi="Times New Roman" w:cs="Times New Roman"/>
          <w:color w:val="FF0000"/>
          <w:sz w:val="24"/>
          <w:szCs w:val="24"/>
          <w:shd w:val="clear" w:color="auto" w:fill="FFFFFF"/>
        </w:rPr>
        <w:t>Anderson paper; hydrology paper?</w:t>
      </w:r>
      <w:r w:rsidR="00502098">
        <w:rPr>
          <w:rFonts w:ascii="Times New Roman" w:hAnsi="Times New Roman" w:cs="Times New Roman"/>
          <w:color w:val="000000"/>
          <w:sz w:val="24"/>
          <w:szCs w:val="24"/>
          <w:shd w:val="clear" w:color="auto" w:fill="FFFFFF"/>
        </w:rPr>
        <w:t xml:space="preserve">), characteristics that are associated with reduced capacity to process </w:t>
      </w:r>
      <w:r w:rsidR="00187852">
        <w:rPr>
          <w:rFonts w:ascii="Times New Roman" w:hAnsi="Times New Roman" w:cs="Times New Roman"/>
          <w:color w:val="000000"/>
          <w:sz w:val="24"/>
          <w:szCs w:val="24"/>
          <w:shd w:val="clear" w:color="auto" w:fill="FFFFFF"/>
        </w:rPr>
        <w:t xml:space="preserve">terrestrial </w:t>
      </w:r>
      <w:r w:rsidR="00502098">
        <w:rPr>
          <w:rFonts w:ascii="Times New Roman" w:hAnsi="Times New Roman" w:cs="Times New Roman"/>
          <w:color w:val="000000"/>
          <w:sz w:val="24"/>
          <w:szCs w:val="24"/>
          <w:shd w:val="clear" w:color="auto" w:fill="FFFFFF"/>
        </w:rPr>
        <w:t>OC (</w:t>
      </w:r>
      <w:proofErr w:type="spellStart"/>
      <w:r w:rsidR="000137A0">
        <w:rPr>
          <w:rFonts w:ascii="Times New Roman" w:hAnsi="Times New Roman" w:cs="Times New Roman"/>
          <w:color w:val="000000"/>
          <w:sz w:val="24"/>
          <w:szCs w:val="24"/>
          <w:shd w:val="clear" w:color="auto" w:fill="FFFFFF"/>
        </w:rPr>
        <w:t>Algesten</w:t>
      </w:r>
      <w:proofErr w:type="spellEnd"/>
      <w:r w:rsidR="000137A0">
        <w:rPr>
          <w:rFonts w:ascii="Times New Roman" w:hAnsi="Times New Roman" w:cs="Times New Roman"/>
          <w:color w:val="000000"/>
          <w:sz w:val="24"/>
          <w:szCs w:val="24"/>
          <w:shd w:val="clear" w:color="auto" w:fill="FFFFFF"/>
        </w:rPr>
        <w:t xml:space="preserve"> et al. 2005; </w:t>
      </w:r>
      <w:r w:rsidR="00502098">
        <w:rPr>
          <w:rFonts w:ascii="Times New Roman" w:hAnsi="Times New Roman" w:cs="Times New Roman"/>
          <w:color w:val="000000"/>
          <w:sz w:val="24"/>
          <w:szCs w:val="24"/>
          <w:shd w:val="clear" w:color="auto" w:fill="FFFFFF"/>
        </w:rPr>
        <w:t xml:space="preserve">Catalan et al. 2016).  </w:t>
      </w:r>
      <w:commentRangeEnd w:id="3"/>
      <w:r w:rsidR="00296693">
        <w:rPr>
          <w:rStyle w:val="CommentReference"/>
        </w:rPr>
        <w:commentReference w:id="3"/>
      </w:r>
      <w:r w:rsidR="00835F31">
        <w:rPr>
          <w:rFonts w:ascii="Times New Roman" w:eastAsia="Times New Roman" w:hAnsi="Times New Roman" w:cs="Times New Roman"/>
          <w:sz w:val="24"/>
          <w:szCs w:val="24"/>
        </w:rPr>
        <w:t>Consequently</w:t>
      </w:r>
      <w:r w:rsidR="00502098">
        <w:rPr>
          <w:rFonts w:ascii="Times New Roman" w:eastAsia="Times New Roman" w:hAnsi="Times New Roman" w:cs="Times New Roman"/>
          <w:sz w:val="24"/>
          <w:szCs w:val="24"/>
        </w:rPr>
        <w:t>, f</w:t>
      </w:r>
      <w:r w:rsidR="00502098">
        <w:rPr>
          <w:rFonts w:ascii="Times New Roman" w:hAnsi="Times New Roman" w:cs="Times New Roman"/>
          <w:color w:val="000000"/>
          <w:sz w:val="24"/>
          <w:szCs w:val="24"/>
          <w:shd w:val="clear" w:color="auto" w:fill="FFFFFF"/>
        </w:rPr>
        <w:t xml:space="preserve">or </w:t>
      </w:r>
      <w:r>
        <w:rPr>
          <w:rFonts w:ascii="Times New Roman" w:hAnsi="Times New Roman" w:cs="Times New Roman"/>
          <w:color w:val="000000"/>
          <w:sz w:val="24"/>
          <w:szCs w:val="24"/>
          <w:shd w:val="clear" w:color="auto" w:fill="FFFFFF"/>
        </w:rPr>
        <w:t>the vast majority</w:t>
      </w:r>
      <w:r w:rsidR="00502098">
        <w:rPr>
          <w:rFonts w:ascii="Times New Roman" w:hAnsi="Times New Roman" w:cs="Times New Roman"/>
          <w:color w:val="000000"/>
          <w:sz w:val="24"/>
          <w:szCs w:val="24"/>
          <w:shd w:val="clear" w:color="auto" w:fill="FFFFFF"/>
        </w:rPr>
        <w:t xml:space="preserve"> of the circumpolar landscape, the role of lakes in regional OC processing is unknown</w:t>
      </w:r>
      <w:r w:rsidR="003E6DE4">
        <w:rPr>
          <w:rFonts w:ascii="Times New Roman" w:hAnsi="Times New Roman" w:cs="Times New Roman"/>
          <w:color w:val="000000"/>
          <w:sz w:val="24"/>
          <w:szCs w:val="24"/>
          <w:shd w:val="clear" w:color="auto" w:fill="FFFFFF"/>
        </w:rPr>
        <w:t>.</w:t>
      </w:r>
    </w:p>
    <w:p w14:paraId="4F74983B" w14:textId="77777777" w:rsidR="00C0587B" w:rsidRDefault="00C0587B" w:rsidP="00712750">
      <w:pPr>
        <w:spacing w:after="0" w:line="480" w:lineRule="auto"/>
        <w:ind w:firstLine="720"/>
        <w:rPr>
          <w:rFonts w:ascii="Times New Roman" w:hAnsi="Times New Roman" w:cs="Times New Roman"/>
          <w:color w:val="000000"/>
          <w:sz w:val="24"/>
          <w:szCs w:val="24"/>
          <w:shd w:val="clear" w:color="auto" w:fill="FFFFFF"/>
        </w:rPr>
      </w:pPr>
    </w:p>
    <w:p w14:paraId="4700FE67" w14:textId="381446FB" w:rsidR="005654BF" w:rsidRDefault="0059736C" w:rsidP="00934DFD">
      <w:pPr>
        <w:spacing w:after="0" w:line="480" w:lineRule="auto"/>
        <w:rPr>
          <w:rFonts w:ascii="Times New Roman" w:hAnsi="Times New Roman" w:cs="Times New Roman"/>
          <w:sz w:val="24"/>
          <w:szCs w:val="24"/>
        </w:rPr>
      </w:pPr>
      <w:r>
        <w:rPr>
          <w:rFonts w:ascii="Times New Roman" w:eastAsia="Times New Roman" w:hAnsi="Times New Roman" w:cs="Times New Roman"/>
          <w:sz w:val="24"/>
          <w:szCs w:val="24"/>
        </w:rPr>
        <w:t xml:space="preserve">Here, we </w:t>
      </w:r>
      <w:r w:rsidR="005654BF">
        <w:rPr>
          <w:rFonts w:ascii="Times New Roman" w:eastAsia="Times New Roman" w:hAnsi="Times New Roman" w:cs="Times New Roman"/>
          <w:sz w:val="24"/>
          <w:szCs w:val="24"/>
        </w:rPr>
        <w:t xml:space="preserve">present the first </w:t>
      </w:r>
      <w:r w:rsidR="00200081">
        <w:rPr>
          <w:rFonts w:ascii="Times New Roman" w:eastAsia="Times New Roman" w:hAnsi="Times New Roman" w:cs="Times New Roman"/>
          <w:sz w:val="24"/>
          <w:szCs w:val="24"/>
        </w:rPr>
        <w:t xml:space="preserve">direct </w:t>
      </w:r>
      <w:r w:rsidR="005654BF">
        <w:rPr>
          <w:rFonts w:ascii="Times New Roman" w:eastAsia="Times New Roman" w:hAnsi="Times New Roman" w:cs="Times New Roman"/>
          <w:sz w:val="24"/>
          <w:szCs w:val="24"/>
        </w:rPr>
        <w:t xml:space="preserve">survey of ecosystem metabolic patterns in remote northern Alaskan lakes </w:t>
      </w:r>
      <w:r w:rsidR="00200081">
        <w:rPr>
          <w:rFonts w:ascii="Times New Roman" w:eastAsia="Times New Roman" w:hAnsi="Times New Roman" w:cs="Times New Roman"/>
          <w:sz w:val="24"/>
          <w:szCs w:val="24"/>
        </w:rPr>
        <w:t xml:space="preserve">(in the </w:t>
      </w:r>
      <w:r w:rsidR="005654BF">
        <w:rPr>
          <w:rFonts w:ascii="Times New Roman" w:eastAsia="Times New Roman" w:hAnsi="Times New Roman" w:cs="Times New Roman"/>
          <w:sz w:val="24"/>
          <w:szCs w:val="24"/>
        </w:rPr>
        <w:t>Yukon River Basin</w:t>
      </w:r>
      <w:r w:rsidR="00200081">
        <w:rPr>
          <w:rFonts w:ascii="Times New Roman" w:eastAsia="Times New Roman" w:hAnsi="Times New Roman" w:cs="Times New Roman"/>
          <w:sz w:val="24"/>
          <w:szCs w:val="24"/>
        </w:rPr>
        <w:t xml:space="preserve">; </w:t>
      </w:r>
      <w:r w:rsidR="005654BF">
        <w:rPr>
          <w:rFonts w:ascii="Times New Roman" w:eastAsia="Times New Roman" w:hAnsi="Times New Roman" w:cs="Times New Roman"/>
          <w:sz w:val="24"/>
          <w:szCs w:val="24"/>
        </w:rPr>
        <w:t xml:space="preserve">YRB; Fig. S1).  </w:t>
      </w:r>
      <w:r w:rsidR="00200081">
        <w:rPr>
          <w:rFonts w:ascii="Times New Roman" w:eastAsia="Times New Roman" w:hAnsi="Times New Roman" w:cs="Times New Roman"/>
          <w:sz w:val="24"/>
          <w:szCs w:val="24"/>
        </w:rPr>
        <w:t xml:space="preserve">The YRB </w:t>
      </w:r>
      <w:r w:rsidR="00C50ADE">
        <w:rPr>
          <w:rFonts w:ascii="Times New Roman" w:eastAsia="Times New Roman" w:hAnsi="Times New Roman" w:cs="Times New Roman"/>
          <w:sz w:val="24"/>
          <w:szCs w:val="24"/>
        </w:rPr>
        <w:t>is nearly 10</w:t>
      </w:r>
      <w:r w:rsidR="00C50ADE" w:rsidRPr="00C50ADE">
        <w:rPr>
          <w:rFonts w:ascii="Times New Roman" w:eastAsia="Times New Roman" w:hAnsi="Times New Roman" w:cs="Times New Roman"/>
          <w:sz w:val="24"/>
          <w:szCs w:val="24"/>
          <w:vertAlign w:val="superscript"/>
        </w:rPr>
        <w:t>6</w:t>
      </w:r>
      <w:r w:rsidR="00C50ADE">
        <w:rPr>
          <w:rFonts w:ascii="Times New Roman" w:eastAsia="Times New Roman" w:hAnsi="Times New Roman" w:cs="Times New Roman"/>
          <w:sz w:val="24"/>
          <w:szCs w:val="24"/>
        </w:rPr>
        <w:t xml:space="preserve"> km</w:t>
      </w:r>
      <w:r w:rsidR="00C50ADE" w:rsidRPr="00C50ADE">
        <w:rPr>
          <w:rFonts w:ascii="Times New Roman" w:eastAsia="Times New Roman" w:hAnsi="Times New Roman" w:cs="Times New Roman"/>
          <w:sz w:val="24"/>
          <w:szCs w:val="24"/>
          <w:vertAlign w:val="superscript"/>
        </w:rPr>
        <w:t>2</w:t>
      </w:r>
      <w:r w:rsidR="00C50ADE">
        <w:rPr>
          <w:rFonts w:ascii="Times New Roman" w:eastAsia="Times New Roman" w:hAnsi="Times New Roman" w:cs="Times New Roman"/>
          <w:sz w:val="24"/>
          <w:szCs w:val="24"/>
        </w:rPr>
        <w:t xml:space="preserve"> in area, and </w:t>
      </w:r>
      <w:r w:rsidR="00200081">
        <w:rPr>
          <w:rFonts w:ascii="Times New Roman" w:eastAsia="Times New Roman" w:hAnsi="Times New Roman" w:cs="Times New Roman"/>
          <w:sz w:val="24"/>
          <w:szCs w:val="24"/>
        </w:rPr>
        <w:t>constitutes the 4</w:t>
      </w:r>
      <w:r w:rsidR="00200081" w:rsidRPr="00366A41">
        <w:rPr>
          <w:rFonts w:ascii="Times New Roman" w:eastAsia="Times New Roman" w:hAnsi="Times New Roman" w:cs="Times New Roman"/>
          <w:sz w:val="24"/>
          <w:szCs w:val="24"/>
          <w:vertAlign w:val="superscript"/>
        </w:rPr>
        <w:t>th</w:t>
      </w:r>
      <w:r w:rsidR="00200081">
        <w:rPr>
          <w:rFonts w:ascii="Times New Roman" w:eastAsia="Times New Roman" w:hAnsi="Times New Roman" w:cs="Times New Roman"/>
          <w:sz w:val="24"/>
          <w:szCs w:val="24"/>
        </w:rPr>
        <w:t xml:space="preserve"> largest drainage basin in North America (ref).  </w:t>
      </w:r>
      <w:r w:rsidR="00200081" w:rsidRPr="003216C6">
        <w:rPr>
          <w:rFonts w:ascii="Times New Roman" w:eastAsia="Times New Roman" w:hAnsi="Times New Roman" w:cs="Times New Roman"/>
          <w:color w:val="FF0000"/>
          <w:sz w:val="24"/>
          <w:szCs w:val="24"/>
        </w:rPr>
        <w:t>Some detail on the basin</w:t>
      </w:r>
      <w:r w:rsidR="00200081">
        <w:rPr>
          <w:rFonts w:ascii="Times New Roman" w:eastAsia="Times New Roman" w:hAnsi="Times New Roman" w:cs="Times New Roman"/>
          <w:color w:val="FF0000"/>
          <w:sz w:val="24"/>
          <w:szCs w:val="24"/>
        </w:rPr>
        <w:t>, lake hydrology,</w:t>
      </w:r>
      <w:r w:rsidR="00200081" w:rsidRPr="003216C6">
        <w:rPr>
          <w:rFonts w:ascii="Times New Roman" w:eastAsia="Times New Roman" w:hAnsi="Times New Roman" w:cs="Times New Roman"/>
          <w:color w:val="FF0000"/>
          <w:sz w:val="24"/>
          <w:szCs w:val="24"/>
        </w:rPr>
        <w:t xml:space="preserve"> and generalizability to other boreal/subarctic regions</w:t>
      </w:r>
      <w:r w:rsidR="00200081">
        <w:rPr>
          <w:rFonts w:ascii="Times New Roman" w:eastAsia="Times New Roman" w:hAnsi="Times New Roman" w:cs="Times New Roman"/>
          <w:color w:val="FF0000"/>
          <w:sz w:val="24"/>
          <w:szCs w:val="24"/>
        </w:rPr>
        <w:t xml:space="preserve">…. Transition zone underlain by continuous and discontinuous permafrost.  </w:t>
      </w:r>
      <w:r w:rsidR="002D36A5">
        <w:rPr>
          <w:rFonts w:ascii="Times New Roman" w:eastAsia="Times New Roman" w:hAnsi="Times New Roman" w:cs="Times New Roman"/>
          <w:sz w:val="24"/>
          <w:szCs w:val="24"/>
        </w:rPr>
        <w:t>T</w:t>
      </w:r>
      <w:r w:rsidR="005654BF">
        <w:rPr>
          <w:rFonts w:ascii="Times New Roman" w:eastAsia="Times New Roman" w:hAnsi="Times New Roman" w:cs="Times New Roman"/>
          <w:sz w:val="24"/>
          <w:szCs w:val="24"/>
        </w:rPr>
        <w:t xml:space="preserve">o </w:t>
      </w:r>
      <w:r w:rsidR="003301EB" w:rsidRPr="00F7301B">
        <w:rPr>
          <w:rFonts w:ascii="Times New Roman" w:eastAsia="Times New Roman" w:hAnsi="Times New Roman" w:cs="Times New Roman"/>
          <w:sz w:val="24"/>
          <w:szCs w:val="24"/>
        </w:rPr>
        <w:t>establish a baseline understanding of the rates</w:t>
      </w:r>
      <w:r w:rsidR="002D36A5">
        <w:rPr>
          <w:rFonts w:ascii="Times New Roman" w:eastAsia="Times New Roman" w:hAnsi="Times New Roman" w:cs="Times New Roman"/>
          <w:sz w:val="24"/>
          <w:szCs w:val="24"/>
        </w:rPr>
        <w:t xml:space="preserve">, </w:t>
      </w:r>
      <w:r w:rsidR="003301EB" w:rsidRPr="00F7301B">
        <w:rPr>
          <w:rFonts w:ascii="Times New Roman" w:eastAsia="Times New Roman" w:hAnsi="Times New Roman" w:cs="Times New Roman"/>
          <w:sz w:val="24"/>
          <w:szCs w:val="24"/>
        </w:rPr>
        <w:t>patterns</w:t>
      </w:r>
      <w:r w:rsidR="002D36A5">
        <w:rPr>
          <w:rFonts w:ascii="Times New Roman" w:eastAsia="Times New Roman" w:hAnsi="Times New Roman" w:cs="Times New Roman"/>
          <w:sz w:val="24"/>
          <w:szCs w:val="24"/>
        </w:rPr>
        <w:t>, and controls</w:t>
      </w:r>
      <w:r w:rsidR="003301EB" w:rsidRPr="00F7301B">
        <w:rPr>
          <w:rFonts w:ascii="Times New Roman" w:eastAsia="Times New Roman" w:hAnsi="Times New Roman" w:cs="Times New Roman"/>
          <w:sz w:val="24"/>
          <w:szCs w:val="24"/>
        </w:rPr>
        <w:t xml:space="preserve"> of </w:t>
      </w:r>
      <w:r w:rsidR="002D36A5">
        <w:rPr>
          <w:rFonts w:ascii="Times New Roman" w:eastAsia="Times New Roman" w:hAnsi="Times New Roman" w:cs="Times New Roman"/>
          <w:sz w:val="24"/>
          <w:szCs w:val="24"/>
        </w:rPr>
        <w:t>lake</w:t>
      </w:r>
      <w:r w:rsidR="003301EB" w:rsidRPr="00F7301B">
        <w:rPr>
          <w:rFonts w:ascii="Times New Roman" w:eastAsia="Times New Roman" w:hAnsi="Times New Roman" w:cs="Times New Roman"/>
          <w:sz w:val="24"/>
          <w:szCs w:val="24"/>
        </w:rPr>
        <w:t xml:space="preserve"> OC processing</w:t>
      </w:r>
      <w:r w:rsidR="008D77EA">
        <w:rPr>
          <w:rFonts w:ascii="Times New Roman" w:eastAsia="Times New Roman" w:hAnsi="Times New Roman" w:cs="Times New Roman"/>
          <w:sz w:val="24"/>
          <w:szCs w:val="24"/>
        </w:rPr>
        <w:t xml:space="preserve">, </w:t>
      </w:r>
      <w:r w:rsidR="005654BF">
        <w:rPr>
          <w:rFonts w:ascii="Times New Roman" w:eastAsia="Times New Roman" w:hAnsi="Times New Roman" w:cs="Times New Roman"/>
          <w:sz w:val="24"/>
          <w:szCs w:val="24"/>
        </w:rPr>
        <w:t>we quantified b</w:t>
      </w:r>
      <w:r w:rsidR="003301EB">
        <w:rPr>
          <w:rFonts w:ascii="Times New Roman" w:hAnsi="Times New Roman" w:cs="Times New Roman"/>
          <w:color w:val="000000"/>
          <w:sz w:val="24"/>
          <w:szCs w:val="24"/>
          <w:shd w:val="clear" w:color="auto" w:fill="FFFFFF"/>
        </w:rPr>
        <w:t>iotic processing of OC, the major driver of OC cycling in lakes (</w:t>
      </w:r>
      <w:r w:rsidR="001A6423">
        <w:rPr>
          <w:rFonts w:ascii="Times New Roman" w:hAnsi="Times New Roman" w:cs="Times New Roman"/>
          <w:color w:val="000000"/>
          <w:sz w:val="24"/>
          <w:szCs w:val="24"/>
          <w:shd w:val="clear" w:color="auto" w:fill="FFFFFF"/>
        </w:rPr>
        <w:t>Koehler et al. 2014</w:t>
      </w:r>
      <w:r w:rsidR="00FF5EC6">
        <w:rPr>
          <w:rFonts w:ascii="Times New Roman" w:hAnsi="Times New Roman" w:cs="Times New Roman"/>
          <w:color w:val="000000"/>
          <w:sz w:val="24"/>
          <w:szCs w:val="24"/>
          <w:shd w:val="clear" w:color="auto" w:fill="FFFFFF"/>
        </w:rPr>
        <w:t xml:space="preserve">ish; </w:t>
      </w:r>
      <w:proofErr w:type="spellStart"/>
      <w:r w:rsidR="00FF5EC6">
        <w:rPr>
          <w:rFonts w:ascii="Times New Roman" w:hAnsi="Times New Roman" w:cs="Times New Roman"/>
          <w:color w:val="000000"/>
          <w:sz w:val="24"/>
          <w:szCs w:val="24"/>
          <w:shd w:val="clear" w:color="auto" w:fill="FFFFFF"/>
        </w:rPr>
        <w:t>Graneli</w:t>
      </w:r>
      <w:proofErr w:type="spellEnd"/>
      <w:r w:rsidR="00FF5EC6">
        <w:rPr>
          <w:rFonts w:ascii="Times New Roman" w:hAnsi="Times New Roman" w:cs="Times New Roman"/>
          <w:color w:val="000000"/>
          <w:sz w:val="24"/>
          <w:szCs w:val="24"/>
          <w:shd w:val="clear" w:color="auto" w:fill="FFFFFF"/>
        </w:rPr>
        <w:t xml:space="preserve"> et al. 1996</w:t>
      </w:r>
      <w:r w:rsidR="003301EB">
        <w:rPr>
          <w:rFonts w:ascii="Times New Roman" w:hAnsi="Times New Roman" w:cs="Times New Roman"/>
          <w:color w:val="000000"/>
          <w:sz w:val="24"/>
          <w:szCs w:val="24"/>
          <w:shd w:val="clear" w:color="auto" w:fill="FFFFFF"/>
        </w:rPr>
        <w:t xml:space="preserve">), defined as net ecosystem production (NEP), </w:t>
      </w:r>
      <w:r w:rsidR="001A6423">
        <w:rPr>
          <w:rFonts w:ascii="Times New Roman" w:hAnsi="Times New Roman" w:cs="Times New Roman"/>
          <w:color w:val="000000"/>
          <w:sz w:val="24"/>
          <w:szCs w:val="24"/>
          <w:shd w:val="clear" w:color="auto" w:fill="FFFFFF"/>
        </w:rPr>
        <w:t xml:space="preserve">with NEP = GPP – R (where R is </w:t>
      </w:r>
      <w:r w:rsidR="003301EB">
        <w:rPr>
          <w:rFonts w:ascii="Times New Roman" w:hAnsi="Times New Roman" w:cs="Times New Roman"/>
          <w:color w:val="000000"/>
          <w:sz w:val="24"/>
          <w:szCs w:val="24"/>
          <w:shd w:val="clear" w:color="auto" w:fill="FFFFFF"/>
        </w:rPr>
        <w:t>the sum of auto- and heterotrophic respiration) (Lovett et al. 2006)</w:t>
      </w:r>
      <w:r w:rsidR="001A6423">
        <w:rPr>
          <w:rFonts w:ascii="Times New Roman" w:hAnsi="Times New Roman" w:cs="Times New Roman"/>
          <w:color w:val="000000"/>
          <w:sz w:val="24"/>
          <w:szCs w:val="24"/>
          <w:shd w:val="clear" w:color="auto" w:fill="FFFFFF"/>
        </w:rPr>
        <w:t>.  W</w:t>
      </w:r>
      <w:r w:rsidR="008F4244">
        <w:rPr>
          <w:rFonts w:ascii="Times New Roman" w:hAnsi="Times New Roman" w:cs="Times New Roman"/>
          <w:color w:val="000000"/>
          <w:sz w:val="24"/>
          <w:szCs w:val="24"/>
          <w:shd w:val="clear" w:color="auto" w:fill="FFFFFF"/>
        </w:rPr>
        <w:t>here</w:t>
      </w:r>
      <w:r w:rsidR="003301EB">
        <w:rPr>
          <w:rFonts w:ascii="Times New Roman" w:hAnsi="Times New Roman" w:cs="Times New Roman"/>
          <w:color w:val="000000"/>
          <w:sz w:val="24"/>
          <w:szCs w:val="24"/>
          <w:shd w:val="clear" w:color="auto" w:fill="FFFFFF"/>
        </w:rPr>
        <w:t xml:space="preserve"> NEP is &gt; or &lt; 0, the </w:t>
      </w:r>
      <w:r w:rsidR="008F4244">
        <w:rPr>
          <w:rFonts w:ascii="Times New Roman" w:hAnsi="Times New Roman" w:cs="Times New Roman"/>
          <w:color w:val="000000"/>
          <w:sz w:val="24"/>
          <w:szCs w:val="24"/>
          <w:shd w:val="clear" w:color="auto" w:fill="FFFFFF"/>
        </w:rPr>
        <w:t xml:space="preserve">lake </w:t>
      </w:r>
      <w:r w:rsidR="003301EB">
        <w:rPr>
          <w:rFonts w:ascii="Times New Roman" w:hAnsi="Times New Roman" w:cs="Times New Roman"/>
          <w:color w:val="000000"/>
          <w:sz w:val="24"/>
          <w:szCs w:val="24"/>
          <w:shd w:val="clear" w:color="auto" w:fill="FFFFFF"/>
        </w:rPr>
        <w:t xml:space="preserve">food web </w:t>
      </w:r>
      <w:r w:rsidR="00C07164">
        <w:rPr>
          <w:rFonts w:ascii="Times New Roman" w:hAnsi="Times New Roman" w:cs="Times New Roman"/>
          <w:color w:val="000000"/>
          <w:sz w:val="24"/>
          <w:szCs w:val="24"/>
          <w:shd w:val="clear" w:color="auto" w:fill="FFFFFF"/>
        </w:rPr>
        <w:t xml:space="preserve">is auto- or heterotrophic, and represents </w:t>
      </w:r>
      <w:r w:rsidR="003301EB">
        <w:rPr>
          <w:rFonts w:ascii="Times New Roman" w:hAnsi="Times New Roman" w:cs="Times New Roman"/>
          <w:color w:val="000000"/>
          <w:sz w:val="24"/>
          <w:szCs w:val="24"/>
          <w:shd w:val="clear" w:color="auto" w:fill="FFFFFF"/>
        </w:rPr>
        <w:t xml:space="preserve">a </w:t>
      </w:r>
      <w:r w:rsidR="00C07164">
        <w:rPr>
          <w:rFonts w:ascii="Times New Roman" w:hAnsi="Times New Roman" w:cs="Times New Roman"/>
          <w:color w:val="000000"/>
          <w:sz w:val="24"/>
          <w:szCs w:val="24"/>
          <w:shd w:val="clear" w:color="auto" w:fill="FFFFFF"/>
        </w:rPr>
        <w:t xml:space="preserve">respective </w:t>
      </w:r>
      <w:r w:rsidR="003301EB">
        <w:rPr>
          <w:rFonts w:ascii="Times New Roman" w:hAnsi="Times New Roman" w:cs="Times New Roman"/>
          <w:color w:val="000000"/>
          <w:sz w:val="24"/>
          <w:szCs w:val="24"/>
          <w:shd w:val="clear" w:color="auto" w:fill="FFFFFF"/>
        </w:rPr>
        <w:t xml:space="preserve">net source or sink of OC during a given </w:t>
      </w:r>
      <w:r w:rsidR="003301EB">
        <w:rPr>
          <w:rFonts w:ascii="Times New Roman" w:hAnsi="Times New Roman" w:cs="Times New Roman"/>
          <w:color w:val="000000"/>
          <w:sz w:val="24"/>
          <w:szCs w:val="24"/>
          <w:shd w:val="clear" w:color="auto" w:fill="FFFFFF"/>
        </w:rPr>
        <w:lastRenderedPageBreak/>
        <w:t xml:space="preserve">measurement period (Lovett et al. 2006). </w:t>
      </w:r>
      <w:r w:rsidR="0067785D">
        <w:rPr>
          <w:rFonts w:ascii="Times New Roman" w:hAnsi="Times New Roman" w:cs="Times New Roman"/>
          <w:color w:val="000000"/>
          <w:sz w:val="24"/>
          <w:szCs w:val="24"/>
          <w:shd w:val="clear" w:color="auto" w:fill="FFFFFF"/>
        </w:rPr>
        <w:t xml:space="preserve"> </w:t>
      </w:r>
      <w:r w:rsidR="0067785D">
        <w:rPr>
          <w:rFonts w:ascii="Times New Roman" w:hAnsi="Times New Roman" w:cs="Times New Roman"/>
          <w:sz w:val="24"/>
          <w:szCs w:val="24"/>
        </w:rPr>
        <w:t xml:space="preserve">The </w:t>
      </w:r>
      <w:r w:rsidR="0067785D" w:rsidRPr="005904CE">
        <w:rPr>
          <w:rFonts w:ascii="Times New Roman" w:hAnsi="Times New Roman" w:cs="Times New Roman"/>
          <w:color w:val="FF0000"/>
          <w:sz w:val="24"/>
          <w:szCs w:val="24"/>
        </w:rPr>
        <w:t>20</w:t>
      </w:r>
      <w:r w:rsidR="0067785D">
        <w:rPr>
          <w:rFonts w:ascii="Times New Roman" w:hAnsi="Times New Roman" w:cs="Times New Roman"/>
          <w:sz w:val="24"/>
          <w:szCs w:val="24"/>
        </w:rPr>
        <w:t xml:space="preserve"> lakes sampled spanned an environmental </w:t>
      </w:r>
      <w:r w:rsidR="00F27F8A">
        <w:rPr>
          <w:rFonts w:ascii="Times New Roman" w:hAnsi="Times New Roman" w:cs="Times New Roman"/>
          <w:sz w:val="24"/>
          <w:szCs w:val="24"/>
        </w:rPr>
        <w:t xml:space="preserve">gradient representative of the </w:t>
      </w:r>
      <w:r w:rsidR="0067785D">
        <w:rPr>
          <w:rFonts w:ascii="Times New Roman" w:hAnsi="Times New Roman" w:cs="Times New Roman"/>
          <w:sz w:val="24"/>
          <w:szCs w:val="24"/>
        </w:rPr>
        <w:t>conditions found in the vast majority of YRB lakes (</w:t>
      </w:r>
      <w:r w:rsidR="0067785D" w:rsidRPr="003C5DA3">
        <w:rPr>
          <w:rFonts w:ascii="Times New Roman" w:hAnsi="Times New Roman" w:cs="Times New Roman"/>
          <w:color w:val="FF0000"/>
          <w:sz w:val="24"/>
          <w:szCs w:val="24"/>
        </w:rPr>
        <w:t>Add supporting limnology table</w:t>
      </w:r>
      <w:r w:rsidR="003C5DA3">
        <w:rPr>
          <w:rFonts w:ascii="Times New Roman" w:hAnsi="Times New Roman" w:cs="Times New Roman"/>
          <w:sz w:val="24"/>
          <w:szCs w:val="24"/>
        </w:rPr>
        <w:t>)</w:t>
      </w:r>
      <w:r w:rsidR="00F27F8A">
        <w:rPr>
          <w:rFonts w:ascii="Times New Roman" w:hAnsi="Times New Roman" w:cs="Times New Roman"/>
          <w:sz w:val="24"/>
          <w:szCs w:val="24"/>
        </w:rPr>
        <w:t xml:space="preserve">, ranging from extremely shallow, eutrophic, OC-rich lakes in the Yukon River Flats at low elevation (~100m </w:t>
      </w:r>
      <w:proofErr w:type="spellStart"/>
      <w:r w:rsidR="00F27F8A">
        <w:rPr>
          <w:rFonts w:ascii="Times New Roman" w:hAnsi="Times New Roman" w:cs="Times New Roman"/>
          <w:sz w:val="24"/>
          <w:szCs w:val="24"/>
        </w:rPr>
        <w:t>asl</w:t>
      </w:r>
      <w:proofErr w:type="spellEnd"/>
      <w:r w:rsidR="00715783">
        <w:rPr>
          <w:rFonts w:ascii="Times New Roman" w:hAnsi="Times New Roman" w:cs="Times New Roman"/>
          <w:sz w:val="24"/>
          <w:szCs w:val="24"/>
        </w:rPr>
        <w:t>, and the dominant lake type in contribution to total basin-wide lake area [Fig. S</w:t>
      </w:r>
      <w:r w:rsidR="00715783" w:rsidRPr="00715783">
        <w:rPr>
          <w:rFonts w:ascii="Times New Roman" w:hAnsi="Times New Roman" w:cs="Times New Roman"/>
          <w:sz w:val="24"/>
          <w:szCs w:val="24"/>
        </w:rPr>
        <w:t>2</w:t>
      </w:r>
      <w:r w:rsidR="00715783">
        <w:rPr>
          <w:rFonts w:ascii="Times New Roman" w:hAnsi="Times New Roman" w:cs="Times New Roman"/>
          <w:sz w:val="24"/>
          <w:szCs w:val="24"/>
        </w:rPr>
        <w:t>]</w:t>
      </w:r>
      <w:r w:rsidR="00F27F8A">
        <w:rPr>
          <w:rFonts w:ascii="Times New Roman" w:hAnsi="Times New Roman" w:cs="Times New Roman"/>
          <w:sz w:val="24"/>
          <w:szCs w:val="24"/>
        </w:rPr>
        <w:t xml:space="preserve">) to comparatively nutrient- and DOC-poor foothill lakes of moderate depth (up to ~300m </w:t>
      </w:r>
      <w:proofErr w:type="spellStart"/>
      <w:r w:rsidR="00F27F8A">
        <w:rPr>
          <w:rFonts w:ascii="Times New Roman" w:hAnsi="Times New Roman" w:cs="Times New Roman"/>
          <w:sz w:val="24"/>
          <w:szCs w:val="24"/>
        </w:rPr>
        <w:t>asl</w:t>
      </w:r>
      <w:proofErr w:type="spellEnd"/>
      <w:r w:rsidR="00F27F8A">
        <w:rPr>
          <w:rFonts w:ascii="Times New Roman" w:hAnsi="Times New Roman" w:cs="Times New Roman"/>
          <w:sz w:val="24"/>
          <w:szCs w:val="24"/>
        </w:rPr>
        <w:t>)</w:t>
      </w:r>
      <w:r w:rsidR="003C5DA3">
        <w:rPr>
          <w:rFonts w:ascii="Times New Roman" w:hAnsi="Times New Roman" w:cs="Times New Roman"/>
          <w:sz w:val="24"/>
          <w:szCs w:val="24"/>
        </w:rPr>
        <w:t>.</w:t>
      </w:r>
      <w:r w:rsidR="005904CE">
        <w:rPr>
          <w:rFonts w:ascii="Times New Roman" w:hAnsi="Times New Roman" w:cs="Times New Roman"/>
          <w:sz w:val="24"/>
          <w:szCs w:val="24"/>
        </w:rPr>
        <w:t xml:space="preserve">  </w:t>
      </w:r>
      <w:r w:rsidR="004E52E3">
        <w:rPr>
          <w:rFonts w:ascii="Times New Roman" w:hAnsi="Times New Roman" w:cs="Times New Roman"/>
          <w:sz w:val="24"/>
          <w:szCs w:val="24"/>
        </w:rPr>
        <w:t xml:space="preserve">Lakes were visited once each in June and September of 2016, and a subset (n=15) </w:t>
      </w:r>
      <w:r w:rsidR="00ED1F73">
        <w:rPr>
          <w:rFonts w:ascii="Times New Roman" w:hAnsi="Times New Roman" w:cs="Times New Roman"/>
          <w:sz w:val="24"/>
          <w:szCs w:val="24"/>
        </w:rPr>
        <w:t>during the ice-covered period of</w:t>
      </w:r>
      <w:r w:rsidR="004E52E3">
        <w:rPr>
          <w:rFonts w:ascii="Times New Roman" w:hAnsi="Times New Roman" w:cs="Times New Roman"/>
          <w:sz w:val="24"/>
          <w:szCs w:val="24"/>
        </w:rPr>
        <w:t xml:space="preserve"> April</w:t>
      </w:r>
      <w:r w:rsidR="00ED1F73">
        <w:rPr>
          <w:rFonts w:ascii="Times New Roman" w:hAnsi="Times New Roman" w:cs="Times New Roman"/>
          <w:sz w:val="24"/>
          <w:szCs w:val="24"/>
        </w:rPr>
        <w:t>,</w:t>
      </w:r>
      <w:r w:rsidR="004E52E3">
        <w:rPr>
          <w:rFonts w:ascii="Times New Roman" w:hAnsi="Times New Roman" w:cs="Times New Roman"/>
          <w:sz w:val="24"/>
          <w:szCs w:val="24"/>
        </w:rPr>
        <w:t xml:space="preserve"> 2017.  </w:t>
      </w:r>
    </w:p>
    <w:p w14:paraId="0C2C8FA3" w14:textId="77777777" w:rsidR="005654BF" w:rsidRDefault="005654BF" w:rsidP="00A564FD">
      <w:pPr>
        <w:spacing w:after="0" w:line="480" w:lineRule="auto"/>
        <w:ind w:firstLine="720"/>
        <w:rPr>
          <w:rFonts w:ascii="Times New Roman" w:hAnsi="Times New Roman" w:cs="Times New Roman"/>
          <w:sz w:val="24"/>
          <w:szCs w:val="24"/>
        </w:rPr>
      </w:pPr>
    </w:p>
    <w:p w14:paraId="248F0801" w14:textId="0FE8BCC1" w:rsidR="0008674C" w:rsidRDefault="00DF2884" w:rsidP="00934DFD">
      <w:pPr>
        <w:spacing w:after="0" w:line="480" w:lineRule="auto"/>
        <w:rPr>
          <w:rFonts w:ascii="Times New Roman" w:hAnsi="Times New Roman" w:cs="Times New Roman"/>
          <w:sz w:val="24"/>
          <w:szCs w:val="24"/>
        </w:rPr>
      </w:pPr>
      <w:r>
        <w:rPr>
          <w:rFonts w:ascii="Times New Roman" w:hAnsi="Times New Roman" w:cs="Times New Roman"/>
          <w:sz w:val="24"/>
          <w:szCs w:val="24"/>
        </w:rPr>
        <w:t>Extreme, cross-season shifts in DO</w:t>
      </w:r>
      <w:r w:rsidR="00BA6D1C">
        <w:rPr>
          <w:rFonts w:ascii="Times New Roman" w:hAnsi="Times New Roman" w:cs="Times New Roman"/>
          <w:sz w:val="24"/>
          <w:szCs w:val="24"/>
        </w:rPr>
        <w:t xml:space="preserve"> chemistry observed here </w:t>
      </w:r>
      <w:r>
        <w:rPr>
          <w:rFonts w:ascii="Times New Roman" w:hAnsi="Times New Roman" w:cs="Times New Roman"/>
          <w:sz w:val="24"/>
          <w:szCs w:val="24"/>
        </w:rPr>
        <w:t>are among the largest reported in the literature for pristine lakes, underscor</w:t>
      </w:r>
      <w:r w:rsidR="00A564FD">
        <w:rPr>
          <w:rFonts w:ascii="Times New Roman" w:hAnsi="Times New Roman" w:cs="Times New Roman"/>
          <w:sz w:val="24"/>
          <w:szCs w:val="24"/>
        </w:rPr>
        <w:t>ing</w:t>
      </w:r>
      <w:r>
        <w:rPr>
          <w:rFonts w:ascii="Times New Roman" w:hAnsi="Times New Roman" w:cs="Times New Roman"/>
          <w:sz w:val="24"/>
          <w:szCs w:val="24"/>
        </w:rPr>
        <w:t xml:space="preserve"> the extreme seasonality in metaboli</w:t>
      </w:r>
      <w:r w:rsidR="00516A1D">
        <w:rPr>
          <w:rFonts w:ascii="Times New Roman" w:hAnsi="Times New Roman" w:cs="Times New Roman"/>
          <w:sz w:val="24"/>
          <w:szCs w:val="24"/>
        </w:rPr>
        <w:t>sm</w:t>
      </w:r>
      <w:r>
        <w:rPr>
          <w:rFonts w:ascii="Times New Roman" w:hAnsi="Times New Roman" w:cs="Times New Roman"/>
          <w:sz w:val="24"/>
          <w:szCs w:val="24"/>
        </w:rPr>
        <w:t xml:space="preserve"> and food-web OC processing in </w:t>
      </w:r>
      <w:r w:rsidR="00E579AF">
        <w:rPr>
          <w:rFonts w:ascii="Times New Roman" w:hAnsi="Times New Roman" w:cs="Times New Roman"/>
          <w:sz w:val="24"/>
          <w:szCs w:val="24"/>
        </w:rPr>
        <w:t>YRB</w:t>
      </w:r>
      <w:r w:rsidR="00D52F1A">
        <w:rPr>
          <w:rFonts w:ascii="Times New Roman" w:hAnsi="Times New Roman" w:cs="Times New Roman"/>
          <w:sz w:val="24"/>
          <w:szCs w:val="24"/>
        </w:rPr>
        <w:t xml:space="preserve"> </w:t>
      </w:r>
      <w:r>
        <w:rPr>
          <w:rFonts w:ascii="Times New Roman" w:hAnsi="Times New Roman" w:cs="Times New Roman"/>
          <w:sz w:val="24"/>
          <w:szCs w:val="24"/>
        </w:rPr>
        <w:t>lakes</w:t>
      </w:r>
      <w:r w:rsidR="00B045F8">
        <w:rPr>
          <w:rFonts w:ascii="Times New Roman" w:hAnsi="Times New Roman" w:cs="Times New Roman"/>
          <w:sz w:val="24"/>
          <w:szCs w:val="24"/>
        </w:rPr>
        <w:t>.</w:t>
      </w:r>
      <w:r w:rsidR="008655EC">
        <w:rPr>
          <w:rFonts w:ascii="Times New Roman" w:hAnsi="Times New Roman" w:cs="Times New Roman"/>
          <w:sz w:val="24"/>
          <w:szCs w:val="24"/>
        </w:rPr>
        <w:t xml:space="preserve">  </w:t>
      </w:r>
      <w:r w:rsidR="00662B35">
        <w:rPr>
          <w:rFonts w:ascii="Times New Roman" w:hAnsi="Times New Roman" w:cs="Times New Roman"/>
          <w:sz w:val="24"/>
          <w:szCs w:val="24"/>
        </w:rPr>
        <w:t>Spring</w:t>
      </w:r>
      <w:r w:rsidR="008655EC">
        <w:rPr>
          <w:rFonts w:ascii="Times New Roman" w:hAnsi="Times New Roman" w:cs="Times New Roman"/>
          <w:sz w:val="24"/>
          <w:szCs w:val="24"/>
        </w:rPr>
        <w:t xml:space="preserve"> DO pool</w:t>
      </w:r>
      <w:r w:rsidR="00662B35">
        <w:rPr>
          <w:rFonts w:ascii="Times New Roman" w:hAnsi="Times New Roman" w:cs="Times New Roman"/>
          <w:sz w:val="24"/>
          <w:szCs w:val="24"/>
        </w:rPr>
        <w:t>s</w:t>
      </w:r>
      <w:r w:rsidR="008655EC">
        <w:rPr>
          <w:rFonts w:ascii="Times New Roman" w:hAnsi="Times New Roman" w:cs="Times New Roman"/>
          <w:sz w:val="24"/>
          <w:szCs w:val="24"/>
        </w:rPr>
        <w:t xml:space="preserve"> w</w:t>
      </w:r>
      <w:r w:rsidR="00662B35">
        <w:rPr>
          <w:rFonts w:ascii="Times New Roman" w:hAnsi="Times New Roman" w:cs="Times New Roman"/>
          <w:sz w:val="24"/>
          <w:szCs w:val="24"/>
        </w:rPr>
        <w:t>ere</w:t>
      </w:r>
      <w:r w:rsidR="008655EC">
        <w:rPr>
          <w:rFonts w:ascii="Times New Roman" w:hAnsi="Times New Roman" w:cs="Times New Roman"/>
          <w:sz w:val="24"/>
          <w:szCs w:val="24"/>
        </w:rPr>
        <w:t xml:space="preserve"> </w:t>
      </w:r>
      <w:r w:rsidR="00A1642A">
        <w:rPr>
          <w:rFonts w:ascii="Times New Roman" w:hAnsi="Times New Roman" w:cs="Times New Roman"/>
          <w:sz w:val="24"/>
          <w:szCs w:val="24"/>
        </w:rPr>
        <w:t>mostly oversaturated</w:t>
      </w:r>
      <w:r w:rsidR="008655EC">
        <w:rPr>
          <w:rFonts w:ascii="Times New Roman" w:hAnsi="Times New Roman" w:cs="Times New Roman"/>
          <w:sz w:val="24"/>
          <w:szCs w:val="24"/>
        </w:rPr>
        <w:t xml:space="preserve"> and isotopically depleted rel</w:t>
      </w:r>
      <w:r w:rsidR="006A7576">
        <w:rPr>
          <w:rFonts w:ascii="Times New Roman" w:hAnsi="Times New Roman" w:cs="Times New Roman"/>
          <w:sz w:val="24"/>
          <w:szCs w:val="24"/>
        </w:rPr>
        <w:t xml:space="preserve">ative to atmospheric equilibrium </w:t>
      </w:r>
      <w:r w:rsidR="008655EC">
        <w:rPr>
          <w:rFonts w:ascii="Times New Roman" w:hAnsi="Times New Roman" w:cs="Times New Roman"/>
          <w:sz w:val="24"/>
          <w:szCs w:val="24"/>
        </w:rPr>
        <w:t>(</w:t>
      </w:r>
      <w:r w:rsidR="00A36593">
        <w:rPr>
          <w:rFonts w:ascii="Times New Roman" w:hAnsi="Times New Roman" w:cs="Times New Roman"/>
          <w:sz w:val="24"/>
          <w:szCs w:val="24"/>
        </w:rPr>
        <w:t xml:space="preserve">Fig. 1a; </w:t>
      </w:r>
      <w:r w:rsidR="00EE0C3C">
        <w:rPr>
          <w:rFonts w:ascii="Times New Roman" w:hAnsi="Times New Roman" w:cs="Times New Roman"/>
          <w:sz w:val="24"/>
          <w:szCs w:val="24"/>
        </w:rPr>
        <w:t xml:space="preserve">spring </w:t>
      </w:r>
      <w:r w:rsidR="006A7576">
        <w:rPr>
          <w:rFonts w:ascii="Times New Roman" w:hAnsi="Times New Roman" w:cs="Times New Roman"/>
          <w:sz w:val="24"/>
          <w:szCs w:val="24"/>
        </w:rPr>
        <w:t xml:space="preserve">DO </w:t>
      </w:r>
      <w:r w:rsidR="008655EC">
        <w:rPr>
          <w:rFonts w:ascii="Times New Roman" w:hAnsi="Times New Roman" w:cs="Times New Roman"/>
          <w:sz w:val="24"/>
          <w:szCs w:val="24"/>
        </w:rPr>
        <w:t xml:space="preserve">mean = </w:t>
      </w:r>
      <w:r w:rsidR="008655EC" w:rsidRPr="0025100E">
        <w:rPr>
          <w:rFonts w:ascii="Times New Roman" w:hAnsi="Times New Roman" w:cs="Times New Roman"/>
          <w:color w:val="FF0000"/>
          <w:sz w:val="24"/>
          <w:szCs w:val="24"/>
        </w:rPr>
        <w:t>X</w:t>
      </w:r>
      <w:r w:rsidR="008655EC">
        <w:rPr>
          <w:rFonts w:ascii="Times New Roman" w:hAnsi="Times New Roman" w:cs="Times New Roman"/>
          <w:sz w:val="24"/>
          <w:szCs w:val="24"/>
        </w:rPr>
        <w:t xml:space="preserve">, S.D. = </w:t>
      </w:r>
      <w:r w:rsidR="008655EC" w:rsidRPr="0025100E">
        <w:rPr>
          <w:rFonts w:ascii="Times New Roman" w:hAnsi="Times New Roman" w:cs="Times New Roman"/>
          <w:color w:val="FF0000"/>
          <w:sz w:val="24"/>
          <w:szCs w:val="24"/>
        </w:rPr>
        <w:t>Y</w:t>
      </w:r>
      <w:r w:rsidR="006A7576">
        <w:rPr>
          <w:rFonts w:ascii="Times New Roman" w:hAnsi="Times New Roman" w:cs="Times New Roman"/>
          <w:sz w:val="24"/>
          <w:szCs w:val="24"/>
        </w:rPr>
        <w:t xml:space="preserve">; </w:t>
      </w:r>
      <w:r w:rsidR="006A7576" w:rsidRPr="001B0036">
        <w:rPr>
          <w:rFonts w:ascii="Symbol" w:hAnsi="Symbol" w:cs="Times New Roman"/>
          <w:sz w:val="24"/>
          <w:szCs w:val="24"/>
        </w:rPr>
        <w:t></w:t>
      </w:r>
      <w:r w:rsidR="006A7576">
        <w:rPr>
          <w:rFonts w:ascii="Times New Roman" w:hAnsi="Times New Roman" w:cs="Times New Roman"/>
          <w:sz w:val="24"/>
          <w:szCs w:val="24"/>
        </w:rPr>
        <w:t xml:space="preserve">18O-DO mean = </w:t>
      </w:r>
      <w:r w:rsidR="006A7576" w:rsidRPr="0025100E">
        <w:rPr>
          <w:rFonts w:ascii="Times New Roman" w:hAnsi="Times New Roman" w:cs="Times New Roman"/>
          <w:color w:val="FF0000"/>
          <w:sz w:val="24"/>
          <w:szCs w:val="24"/>
        </w:rPr>
        <w:t>X</w:t>
      </w:r>
      <w:r w:rsidR="006A7576">
        <w:rPr>
          <w:rFonts w:ascii="Times New Roman" w:hAnsi="Times New Roman" w:cs="Times New Roman"/>
          <w:sz w:val="24"/>
          <w:szCs w:val="24"/>
        </w:rPr>
        <w:t xml:space="preserve">, S.D. = </w:t>
      </w:r>
      <w:r w:rsidR="006A7576" w:rsidRPr="0025100E">
        <w:rPr>
          <w:rFonts w:ascii="Times New Roman" w:hAnsi="Times New Roman" w:cs="Times New Roman"/>
          <w:color w:val="FF0000"/>
          <w:sz w:val="24"/>
          <w:szCs w:val="24"/>
        </w:rPr>
        <w:t>Y</w:t>
      </w:r>
      <w:r w:rsidR="008655EC">
        <w:rPr>
          <w:rFonts w:ascii="Times New Roman" w:hAnsi="Times New Roman" w:cs="Times New Roman"/>
          <w:sz w:val="24"/>
          <w:szCs w:val="24"/>
        </w:rPr>
        <w:t>)</w:t>
      </w:r>
      <w:r w:rsidR="00A1642A">
        <w:rPr>
          <w:rFonts w:ascii="Times New Roman" w:hAnsi="Times New Roman" w:cs="Times New Roman"/>
          <w:sz w:val="24"/>
          <w:szCs w:val="24"/>
        </w:rPr>
        <w:t xml:space="preserve">.  </w:t>
      </w:r>
      <w:r w:rsidR="006A694D">
        <w:rPr>
          <w:rFonts w:ascii="Times New Roman" w:hAnsi="Times New Roman" w:cs="Times New Roman"/>
          <w:sz w:val="24"/>
          <w:szCs w:val="24"/>
        </w:rPr>
        <w:t xml:space="preserve">By fall, DO </w:t>
      </w:r>
      <w:r w:rsidR="009E7287">
        <w:rPr>
          <w:rFonts w:ascii="Times New Roman" w:hAnsi="Times New Roman" w:cs="Times New Roman"/>
          <w:sz w:val="24"/>
          <w:szCs w:val="24"/>
        </w:rPr>
        <w:t>pools were</w:t>
      </w:r>
      <w:r w:rsidR="00A36593">
        <w:rPr>
          <w:rFonts w:ascii="Times New Roman" w:hAnsi="Times New Roman" w:cs="Times New Roman"/>
          <w:sz w:val="24"/>
          <w:szCs w:val="24"/>
        </w:rPr>
        <w:t xml:space="preserve"> </w:t>
      </w:r>
      <w:r w:rsidR="006A694D">
        <w:rPr>
          <w:rFonts w:ascii="Times New Roman" w:hAnsi="Times New Roman" w:cs="Times New Roman"/>
          <w:sz w:val="24"/>
          <w:szCs w:val="24"/>
        </w:rPr>
        <w:t>exclusive</w:t>
      </w:r>
      <w:r w:rsidR="009E7287">
        <w:rPr>
          <w:rFonts w:ascii="Times New Roman" w:hAnsi="Times New Roman" w:cs="Times New Roman"/>
          <w:sz w:val="24"/>
          <w:szCs w:val="24"/>
        </w:rPr>
        <w:t>ly</w:t>
      </w:r>
      <w:r w:rsidR="006A694D">
        <w:rPr>
          <w:rFonts w:ascii="Times New Roman" w:hAnsi="Times New Roman" w:cs="Times New Roman"/>
          <w:sz w:val="24"/>
          <w:szCs w:val="24"/>
        </w:rPr>
        <w:t xml:space="preserve"> </w:t>
      </w:r>
      <w:proofErr w:type="spellStart"/>
      <w:r w:rsidR="00EE0C3C">
        <w:rPr>
          <w:rFonts w:ascii="Times New Roman" w:hAnsi="Times New Roman" w:cs="Times New Roman"/>
          <w:sz w:val="24"/>
          <w:szCs w:val="24"/>
        </w:rPr>
        <w:t>undersaturat</w:t>
      </w:r>
      <w:r w:rsidR="009E7287">
        <w:rPr>
          <w:rFonts w:ascii="Times New Roman" w:hAnsi="Times New Roman" w:cs="Times New Roman"/>
          <w:sz w:val="24"/>
          <w:szCs w:val="24"/>
        </w:rPr>
        <w:t>ed</w:t>
      </w:r>
      <w:proofErr w:type="spellEnd"/>
      <w:r w:rsidR="006A694D">
        <w:rPr>
          <w:rFonts w:ascii="Times New Roman" w:hAnsi="Times New Roman" w:cs="Times New Roman"/>
          <w:sz w:val="24"/>
          <w:szCs w:val="24"/>
        </w:rPr>
        <w:t xml:space="preserve"> and isotopic</w:t>
      </w:r>
      <w:r w:rsidR="009E7287">
        <w:rPr>
          <w:rFonts w:ascii="Times New Roman" w:hAnsi="Times New Roman" w:cs="Times New Roman"/>
          <w:sz w:val="24"/>
          <w:szCs w:val="24"/>
        </w:rPr>
        <w:t>ally</w:t>
      </w:r>
      <w:r w:rsidR="00EE0C3C">
        <w:rPr>
          <w:rFonts w:ascii="Times New Roman" w:hAnsi="Times New Roman" w:cs="Times New Roman"/>
          <w:sz w:val="24"/>
          <w:szCs w:val="24"/>
        </w:rPr>
        <w:t xml:space="preserve"> enrich</w:t>
      </w:r>
      <w:r w:rsidR="009E7287">
        <w:rPr>
          <w:rFonts w:ascii="Times New Roman" w:hAnsi="Times New Roman" w:cs="Times New Roman"/>
          <w:sz w:val="24"/>
          <w:szCs w:val="24"/>
        </w:rPr>
        <w:t>ed</w:t>
      </w:r>
      <w:r>
        <w:rPr>
          <w:rFonts w:ascii="Times New Roman" w:hAnsi="Times New Roman" w:cs="Times New Roman"/>
          <w:sz w:val="24"/>
          <w:szCs w:val="24"/>
        </w:rPr>
        <w:t xml:space="preserve"> </w:t>
      </w:r>
      <w:r w:rsidR="00EE0C3C">
        <w:rPr>
          <w:rFonts w:ascii="Times New Roman" w:hAnsi="Times New Roman" w:cs="Times New Roman"/>
          <w:sz w:val="24"/>
          <w:szCs w:val="24"/>
        </w:rPr>
        <w:t>relative to</w:t>
      </w:r>
      <w:r w:rsidR="00DA2AB8">
        <w:rPr>
          <w:rFonts w:ascii="Times New Roman" w:hAnsi="Times New Roman" w:cs="Times New Roman"/>
          <w:sz w:val="24"/>
          <w:szCs w:val="24"/>
        </w:rPr>
        <w:t xml:space="preserve"> spring</w:t>
      </w:r>
      <w:r w:rsidR="00EE0C3C">
        <w:rPr>
          <w:rFonts w:ascii="Times New Roman" w:hAnsi="Times New Roman" w:cs="Times New Roman"/>
          <w:sz w:val="24"/>
          <w:szCs w:val="24"/>
        </w:rPr>
        <w:t xml:space="preserve"> </w:t>
      </w:r>
      <w:r w:rsidR="001B0036" w:rsidRPr="001B0036">
        <w:rPr>
          <w:rFonts w:ascii="Symbol" w:hAnsi="Symbol" w:cs="Times New Roman"/>
          <w:sz w:val="24"/>
          <w:szCs w:val="24"/>
        </w:rPr>
        <w:t></w:t>
      </w:r>
      <w:r w:rsidR="001B0036" w:rsidRPr="001B0036">
        <w:rPr>
          <w:rFonts w:ascii="Times New Roman" w:hAnsi="Times New Roman" w:cs="Times New Roman"/>
          <w:sz w:val="24"/>
          <w:szCs w:val="24"/>
          <w:vertAlign w:val="superscript"/>
        </w:rPr>
        <w:t>18</w:t>
      </w:r>
      <w:r w:rsidR="001B0036">
        <w:rPr>
          <w:rFonts w:ascii="Times New Roman" w:hAnsi="Times New Roman" w:cs="Times New Roman"/>
          <w:sz w:val="24"/>
          <w:szCs w:val="24"/>
        </w:rPr>
        <w:t xml:space="preserve">O </w:t>
      </w:r>
      <w:r w:rsidR="00EE0C3C">
        <w:rPr>
          <w:rFonts w:ascii="Times New Roman" w:hAnsi="Times New Roman" w:cs="Times New Roman"/>
          <w:sz w:val="24"/>
          <w:szCs w:val="24"/>
        </w:rPr>
        <w:t xml:space="preserve">(fall DO mean = </w:t>
      </w:r>
      <w:r w:rsidR="00EE0C3C" w:rsidRPr="0025100E">
        <w:rPr>
          <w:rFonts w:ascii="Times New Roman" w:hAnsi="Times New Roman" w:cs="Times New Roman"/>
          <w:color w:val="FF0000"/>
          <w:sz w:val="24"/>
          <w:szCs w:val="24"/>
        </w:rPr>
        <w:t>X</w:t>
      </w:r>
      <w:r w:rsidR="00EE0C3C">
        <w:rPr>
          <w:rFonts w:ascii="Times New Roman" w:hAnsi="Times New Roman" w:cs="Times New Roman"/>
          <w:sz w:val="24"/>
          <w:szCs w:val="24"/>
        </w:rPr>
        <w:t xml:space="preserve">, S.D. = </w:t>
      </w:r>
      <w:r w:rsidR="00EE0C3C" w:rsidRPr="0025100E">
        <w:rPr>
          <w:rFonts w:ascii="Times New Roman" w:hAnsi="Times New Roman" w:cs="Times New Roman"/>
          <w:color w:val="FF0000"/>
          <w:sz w:val="24"/>
          <w:szCs w:val="24"/>
        </w:rPr>
        <w:t>Y</w:t>
      </w:r>
      <w:r w:rsidR="00EE0C3C">
        <w:rPr>
          <w:rFonts w:ascii="Times New Roman" w:hAnsi="Times New Roman" w:cs="Times New Roman"/>
          <w:sz w:val="24"/>
          <w:szCs w:val="24"/>
        </w:rPr>
        <w:t xml:space="preserve">; </w:t>
      </w:r>
      <w:r w:rsidR="00EE0C3C" w:rsidRPr="001B0036">
        <w:rPr>
          <w:rFonts w:ascii="Symbol" w:hAnsi="Symbol" w:cs="Times New Roman"/>
          <w:sz w:val="24"/>
          <w:szCs w:val="24"/>
        </w:rPr>
        <w:t></w:t>
      </w:r>
      <w:r w:rsidR="00EE0C3C">
        <w:rPr>
          <w:rFonts w:ascii="Times New Roman" w:hAnsi="Times New Roman" w:cs="Times New Roman"/>
          <w:sz w:val="24"/>
          <w:szCs w:val="24"/>
        </w:rPr>
        <w:t xml:space="preserve">18O-DO mean = </w:t>
      </w:r>
      <w:r w:rsidR="00EE0C3C" w:rsidRPr="0025100E">
        <w:rPr>
          <w:rFonts w:ascii="Times New Roman" w:hAnsi="Times New Roman" w:cs="Times New Roman"/>
          <w:color w:val="FF0000"/>
          <w:sz w:val="24"/>
          <w:szCs w:val="24"/>
        </w:rPr>
        <w:t>X</w:t>
      </w:r>
      <w:r w:rsidR="00EE0C3C">
        <w:rPr>
          <w:rFonts w:ascii="Times New Roman" w:hAnsi="Times New Roman" w:cs="Times New Roman"/>
          <w:sz w:val="24"/>
          <w:szCs w:val="24"/>
        </w:rPr>
        <w:t xml:space="preserve">, S.D. = </w:t>
      </w:r>
      <w:r w:rsidR="00EE0C3C" w:rsidRPr="0025100E">
        <w:rPr>
          <w:rFonts w:ascii="Times New Roman" w:hAnsi="Times New Roman" w:cs="Times New Roman"/>
          <w:color w:val="FF0000"/>
          <w:sz w:val="24"/>
          <w:szCs w:val="24"/>
        </w:rPr>
        <w:t>Y</w:t>
      </w:r>
      <w:r w:rsidR="00EE0C3C">
        <w:rPr>
          <w:rFonts w:ascii="Times New Roman" w:hAnsi="Times New Roman" w:cs="Times New Roman"/>
          <w:sz w:val="24"/>
          <w:szCs w:val="24"/>
        </w:rPr>
        <w:t>)</w:t>
      </w:r>
      <w:r>
        <w:rPr>
          <w:rFonts w:ascii="Times New Roman" w:hAnsi="Times New Roman" w:cs="Times New Roman"/>
          <w:sz w:val="24"/>
          <w:szCs w:val="24"/>
        </w:rPr>
        <w:t>.  This</w:t>
      </w:r>
      <w:r w:rsidR="006A694D">
        <w:rPr>
          <w:rFonts w:ascii="Times New Roman" w:hAnsi="Times New Roman" w:cs="Times New Roman"/>
          <w:sz w:val="24"/>
          <w:szCs w:val="24"/>
        </w:rPr>
        <w:t xml:space="preserve"> trend continued into winter</w:t>
      </w:r>
      <w:r w:rsidR="009E7287">
        <w:rPr>
          <w:rFonts w:ascii="Times New Roman" w:hAnsi="Times New Roman" w:cs="Times New Roman"/>
          <w:sz w:val="24"/>
          <w:szCs w:val="24"/>
        </w:rPr>
        <w:t xml:space="preserve">, as </w:t>
      </w:r>
      <w:r w:rsidR="00E35E90">
        <w:rPr>
          <w:rFonts w:ascii="Times New Roman" w:hAnsi="Times New Roman" w:cs="Times New Roman"/>
          <w:sz w:val="24"/>
          <w:szCs w:val="24"/>
        </w:rPr>
        <w:t xml:space="preserve">under-ice DO pools </w:t>
      </w:r>
      <w:r w:rsidR="009E7287">
        <w:rPr>
          <w:rFonts w:ascii="Times New Roman" w:hAnsi="Times New Roman" w:cs="Times New Roman"/>
          <w:sz w:val="24"/>
          <w:szCs w:val="24"/>
        </w:rPr>
        <w:t>often reached extreme</w:t>
      </w:r>
      <w:r w:rsidR="00E35E90">
        <w:rPr>
          <w:rFonts w:ascii="Times New Roman" w:hAnsi="Times New Roman" w:cs="Times New Roman"/>
          <w:sz w:val="24"/>
          <w:szCs w:val="24"/>
        </w:rPr>
        <w:t xml:space="preserve"> </w:t>
      </w:r>
      <w:proofErr w:type="spellStart"/>
      <w:r w:rsidR="00331A2E">
        <w:rPr>
          <w:rFonts w:ascii="Times New Roman" w:hAnsi="Times New Roman" w:cs="Times New Roman"/>
          <w:sz w:val="24"/>
          <w:szCs w:val="24"/>
        </w:rPr>
        <w:t>undersaturat</w:t>
      </w:r>
      <w:r w:rsidR="009E7287">
        <w:rPr>
          <w:rFonts w:ascii="Times New Roman" w:hAnsi="Times New Roman" w:cs="Times New Roman"/>
          <w:sz w:val="24"/>
          <w:szCs w:val="24"/>
        </w:rPr>
        <w:t>ion</w:t>
      </w:r>
      <w:proofErr w:type="spellEnd"/>
      <w:r w:rsidR="00331A2E">
        <w:rPr>
          <w:rFonts w:ascii="Times New Roman" w:hAnsi="Times New Roman" w:cs="Times New Roman"/>
          <w:sz w:val="24"/>
          <w:szCs w:val="24"/>
        </w:rPr>
        <w:t xml:space="preserve"> and isotopic enrich</w:t>
      </w:r>
      <w:r w:rsidR="009E7287">
        <w:rPr>
          <w:rFonts w:ascii="Times New Roman" w:hAnsi="Times New Roman" w:cs="Times New Roman"/>
          <w:sz w:val="24"/>
          <w:szCs w:val="24"/>
        </w:rPr>
        <w:t>ment</w:t>
      </w:r>
      <w:r w:rsidR="006A694D">
        <w:rPr>
          <w:rFonts w:ascii="Times New Roman" w:hAnsi="Times New Roman" w:cs="Times New Roman"/>
          <w:sz w:val="24"/>
          <w:szCs w:val="24"/>
        </w:rPr>
        <w:t xml:space="preserve"> </w:t>
      </w:r>
      <w:r w:rsidR="00331A2E">
        <w:rPr>
          <w:rFonts w:ascii="Times New Roman" w:hAnsi="Times New Roman" w:cs="Times New Roman"/>
          <w:sz w:val="24"/>
          <w:szCs w:val="24"/>
        </w:rPr>
        <w:t xml:space="preserve">(winter DO mean = </w:t>
      </w:r>
      <w:r w:rsidR="00331A2E" w:rsidRPr="0025100E">
        <w:rPr>
          <w:rFonts w:ascii="Times New Roman" w:hAnsi="Times New Roman" w:cs="Times New Roman"/>
          <w:color w:val="FF0000"/>
          <w:sz w:val="24"/>
          <w:szCs w:val="24"/>
        </w:rPr>
        <w:t>X</w:t>
      </w:r>
      <w:r w:rsidR="00331A2E">
        <w:rPr>
          <w:rFonts w:ascii="Times New Roman" w:hAnsi="Times New Roman" w:cs="Times New Roman"/>
          <w:sz w:val="24"/>
          <w:szCs w:val="24"/>
        </w:rPr>
        <w:t xml:space="preserve">, S.D. = </w:t>
      </w:r>
      <w:r w:rsidR="00331A2E" w:rsidRPr="0025100E">
        <w:rPr>
          <w:rFonts w:ascii="Times New Roman" w:hAnsi="Times New Roman" w:cs="Times New Roman"/>
          <w:color w:val="FF0000"/>
          <w:sz w:val="24"/>
          <w:szCs w:val="24"/>
        </w:rPr>
        <w:t>Y</w:t>
      </w:r>
      <w:r w:rsidR="00331A2E">
        <w:rPr>
          <w:rFonts w:ascii="Times New Roman" w:hAnsi="Times New Roman" w:cs="Times New Roman"/>
          <w:sz w:val="24"/>
          <w:szCs w:val="24"/>
        </w:rPr>
        <w:t xml:space="preserve">; </w:t>
      </w:r>
      <w:r w:rsidR="00331A2E" w:rsidRPr="001B0036">
        <w:rPr>
          <w:rFonts w:ascii="Symbol" w:hAnsi="Symbol" w:cs="Times New Roman"/>
          <w:sz w:val="24"/>
          <w:szCs w:val="24"/>
        </w:rPr>
        <w:t></w:t>
      </w:r>
      <w:r w:rsidR="00331A2E">
        <w:rPr>
          <w:rFonts w:ascii="Times New Roman" w:hAnsi="Times New Roman" w:cs="Times New Roman"/>
          <w:sz w:val="24"/>
          <w:szCs w:val="24"/>
        </w:rPr>
        <w:t xml:space="preserve">18O-DO mean = </w:t>
      </w:r>
      <w:r w:rsidR="00331A2E" w:rsidRPr="0025100E">
        <w:rPr>
          <w:rFonts w:ascii="Times New Roman" w:hAnsi="Times New Roman" w:cs="Times New Roman"/>
          <w:color w:val="FF0000"/>
          <w:sz w:val="24"/>
          <w:szCs w:val="24"/>
        </w:rPr>
        <w:t>X</w:t>
      </w:r>
      <w:r w:rsidR="00331A2E">
        <w:rPr>
          <w:rFonts w:ascii="Times New Roman" w:hAnsi="Times New Roman" w:cs="Times New Roman"/>
          <w:sz w:val="24"/>
          <w:szCs w:val="24"/>
        </w:rPr>
        <w:t xml:space="preserve">, S.D. = </w:t>
      </w:r>
      <w:r w:rsidR="00331A2E" w:rsidRPr="0025100E">
        <w:rPr>
          <w:rFonts w:ascii="Times New Roman" w:hAnsi="Times New Roman" w:cs="Times New Roman"/>
          <w:color w:val="FF0000"/>
          <w:sz w:val="24"/>
          <w:szCs w:val="24"/>
        </w:rPr>
        <w:t>Y</w:t>
      </w:r>
      <w:r w:rsidR="00331A2E">
        <w:rPr>
          <w:rFonts w:ascii="Times New Roman" w:hAnsi="Times New Roman" w:cs="Times New Roman"/>
          <w:sz w:val="24"/>
          <w:szCs w:val="24"/>
        </w:rPr>
        <w:t>).</w:t>
      </w:r>
      <w:r w:rsidR="00740076">
        <w:rPr>
          <w:rFonts w:ascii="Times New Roman" w:hAnsi="Times New Roman" w:cs="Times New Roman"/>
          <w:sz w:val="24"/>
          <w:szCs w:val="24"/>
        </w:rPr>
        <w:t xml:space="preserve">  </w:t>
      </w:r>
    </w:p>
    <w:p w14:paraId="1E32D326" w14:textId="77777777" w:rsidR="00A564FD" w:rsidRPr="005654BF" w:rsidRDefault="00A564FD" w:rsidP="005654BF">
      <w:pPr>
        <w:spacing w:after="0"/>
        <w:ind w:firstLine="720"/>
        <w:rPr>
          <w:rFonts w:ascii="Times New Roman" w:eastAsia="Times New Roman" w:hAnsi="Times New Roman" w:cs="Times New Roman"/>
          <w:sz w:val="24"/>
          <w:szCs w:val="24"/>
        </w:rPr>
      </w:pPr>
    </w:p>
    <w:p w14:paraId="1EDB28E8" w14:textId="17E78AE8" w:rsidR="00B8348E" w:rsidRDefault="00851759" w:rsidP="00843865">
      <w:pPr>
        <w:spacing w:after="0" w:line="480" w:lineRule="auto"/>
        <w:rPr>
          <w:rFonts w:ascii="Times New Roman" w:hAnsi="Times New Roman" w:cs="Times New Roman"/>
          <w:sz w:val="24"/>
          <w:szCs w:val="24"/>
        </w:rPr>
      </w:pPr>
      <w:r>
        <w:rPr>
          <w:rFonts w:ascii="Times New Roman" w:hAnsi="Times New Roman" w:cs="Times New Roman"/>
          <w:sz w:val="24"/>
          <w:szCs w:val="24"/>
        </w:rPr>
        <w:t>M</w:t>
      </w:r>
      <w:r w:rsidR="00007C65">
        <w:rPr>
          <w:rFonts w:ascii="Times New Roman" w:hAnsi="Times New Roman" w:cs="Times New Roman"/>
          <w:sz w:val="24"/>
          <w:szCs w:val="24"/>
        </w:rPr>
        <w:t xml:space="preserve">ass-balance estimates of </w:t>
      </w:r>
      <w:r w:rsidR="0008674C">
        <w:rPr>
          <w:rFonts w:ascii="Times New Roman" w:hAnsi="Times New Roman" w:cs="Times New Roman"/>
          <w:sz w:val="24"/>
          <w:szCs w:val="24"/>
        </w:rPr>
        <w:t>metabolism</w:t>
      </w:r>
      <w:r w:rsidR="005201E4">
        <w:rPr>
          <w:rFonts w:ascii="Times New Roman" w:hAnsi="Times New Roman" w:cs="Times New Roman"/>
          <w:sz w:val="24"/>
          <w:szCs w:val="24"/>
        </w:rPr>
        <w:t xml:space="preserve"> </w:t>
      </w:r>
      <w:r w:rsidR="003A5B9C">
        <w:rPr>
          <w:rFonts w:ascii="Times New Roman" w:hAnsi="Times New Roman" w:cs="Times New Roman"/>
          <w:sz w:val="24"/>
          <w:szCs w:val="24"/>
        </w:rPr>
        <w:t>reveal</w:t>
      </w:r>
      <w:r w:rsidR="005201E4">
        <w:rPr>
          <w:rFonts w:ascii="Times New Roman" w:hAnsi="Times New Roman" w:cs="Times New Roman"/>
          <w:sz w:val="24"/>
          <w:szCs w:val="24"/>
        </w:rPr>
        <w:t>ed dramatic seasonality in GPP, but not R, which</w:t>
      </w:r>
      <w:r w:rsidR="003A5B9C">
        <w:rPr>
          <w:rFonts w:ascii="Times New Roman" w:hAnsi="Times New Roman" w:cs="Times New Roman"/>
          <w:sz w:val="24"/>
          <w:szCs w:val="24"/>
        </w:rPr>
        <w:t xml:space="preserve"> </w:t>
      </w:r>
      <w:r w:rsidR="005201E4">
        <w:rPr>
          <w:rFonts w:ascii="Times New Roman" w:hAnsi="Times New Roman" w:cs="Times New Roman"/>
          <w:sz w:val="24"/>
          <w:szCs w:val="24"/>
        </w:rPr>
        <w:t>induced a</w:t>
      </w:r>
      <w:r w:rsidR="000404B0">
        <w:rPr>
          <w:rFonts w:ascii="Times New Roman" w:hAnsi="Times New Roman" w:cs="Times New Roman"/>
          <w:sz w:val="24"/>
          <w:szCs w:val="24"/>
        </w:rPr>
        <w:t xml:space="preserve"> </w:t>
      </w:r>
      <w:r w:rsidR="005201E4">
        <w:rPr>
          <w:rFonts w:ascii="Times New Roman" w:hAnsi="Times New Roman" w:cs="Times New Roman"/>
          <w:sz w:val="24"/>
          <w:szCs w:val="24"/>
        </w:rPr>
        <w:t xml:space="preserve">synchronous, regional shift </w:t>
      </w:r>
      <w:r w:rsidR="001E03A6">
        <w:rPr>
          <w:rFonts w:ascii="Times New Roman" w:hAnsi="Times New Roman" w:cs="Times New Roman"/>
          <w:sz w:val="24"/>
          <w:szCs w:val="24"/>
        </w:rPr>
        <w:t>from</w:t>
      </w:r>
      <w:r w:rsidR="005201E4">
        <w:rPr>
          <w:rFonts w:ascii="Times New Roman" w:hAnsi="Times New Roman" w:cs="Times New Roman"/>
          <w:sz w:val="24"/>
          <w:szCs w:val="24"/>
        </w:rPr>
        <w:t xml:space="preserve"> auto- to heterotrophy</w:t>
      </w:r>
      <w:r w:rsidR="009D3833">
        <w:rPr>
          <w:rFonts w:ascii="Times New Roman" w:hAnsi="Times New Roman" w:cs="Times New Roman"/>
          <w:sz w:val="24"/>
          <w:szCs w:val="24"/>
        </w:rPr>
        <w:t xml:space="preserve"> </w:t>
      </w:r>
      <w:r w:rsidR="008A39F4">
        <w:rPr>
          <w:rFonts w:ascii="Times New Roman" w:hAnsi="Times New Roman" w:cs="Times New Roman"/>
          <w:sz w:val="24"/>
          <w:szCs w:val="24"/>
        </w:rPr>
        <w:t xml:space="preserve">among lakes </w:t>
      </w:r>
      <w:r w:rsidR="009D3833">
        <w:rPr>
          <w:rFonts w:ascii="Times New Roman" w:hAnsi="Times New Roman" w:cs="Times New Roman"/>
          <w:sz w:val="24"/>
          <w:szCs w:val="24"/>
        </w:rPr>
        <w:t>over the comparatively short (~4-5 month) ice-free period</w:t>
      </w:r>
      <w:r w:rsidR="001E03A6">
        <w:rPr>
          <w:rFonts w:ascii="Times New Roman" w:hAnsi="Times New Roman" w:cs="Times New Roman"/>
          <w:sz w:val="24"/>
          <w:szCs w:val="24"/>
        </w:rPr>
        <w:t xml:space="preserve">. </w:t>
      </w:r>
      <w:r w:rsidR="0008674C">
        <w:rPr>
          <w:rFonts w:ascii="Times New Roman" w:hAnsi="Times New Roman" w:cs="Times New Roman"/>
          <w:sz w:val="24"/>
          <w:szCs w:val="24"/>
        </w:rPr>
        <w:t xml:space="preserve"> Spring </w:t>
      </w:r>
      <w:r w:rsidR="00CB33F0">
        <w:rPr>
          <w:rFonts w:ascii="Times New Roman" w:hAnsi="Times New Roman" w:cs="Times New Roman"/>
          <w:sz w:val="24"/>
          <w:szCs w:val="24"/>
        </w:rPr>
        <w:t xml:space="preserve">GPP </w:t>
      </w:r>
      <w:r w:rsidR="00035878">
        <w:rPr>
          <w:rFonts w:ascii="Times New Roman" w:hAnsi="Times New Roman" w:cs="Times New Roman"/>
          <w:sz w:val="24"/>
          <w:szCs w:val="24"/>
        </w:rPr>
        <w:t xml:space="preserve">ranged </w:t>
      </w:r>
      <w:r w:rsidR="002E0AA2">
        <w:rPr>
          <w:rFonts w:ascii="Times New Roman" w:hAnsi="Times New Roman" w:cs="Times New Roman"/>
          <w:sz w:val="24"/>
          <w:szCs w:val="24"/>
        </w:rPr>
        <w:t>considerably</w:t>
      </w:r>
      <w:r w:rsidR="00035878">
        <w:rPr>
          <w:rFonts w:ascii="Times New Roman" w:hAnsi="Times New Roman" w:cs="Times New Roman"/>
          <w:sz w:val="24"/>
          <w:szCs w:val="24"/>
        </w:rPr>
        <w:t xml:space="preserve"> </w:t>
      </w:r>
      <w:r w:rsidR="0024209C">
        <w:rPr>
          <w:rFonts w:ascii="Times New Roman" w:hAnsi="Times New Roman" w:cs="Times New Roman"/>
          <w:sz w:val="24"/>
          <w:szCs w:val="24"/>
        </w:rPr>
        <w:t>(</w:t>
      </w:r>
      <w:r w:rsidR="0024209C" w:rsidRPr="0024209C">
        <w:rPr>
          <w:rFonts w:ascii="Times New Roman" w:hAnsi="Times New Roman" w:cs="Times New Roman"/>
          <w:color w:val="FF0000"/>
          <w:sz w:val="24"/>
          <w:szCs w:val="24"/>
        </w:rPr>
        <w:t>stats</w:t>
      </w:r>
      <w:r w:rsidR="001431F0">
        <w:rPr>
          <w:rFonts w:ascii="Times New Roman" w:hAnsi="Times New Roman" w:cs="Times New Roman"/>
          <w:color w:val="FF0000"/>
          <w:sz w:val="24"/>
          <w:szCs w:val="24"/>
        </w:rPr>
        <w:t xml:space="preserve">; </w:t>
      </w:r>
      <w:r w:rsidR="001431F0" w:rsidRPr="001431F0">
        <w:rPr>
          <w:rFonts w:ascii="Times New Roman" w:hAnsi="Times New Roman" w:cs="Times New Roman"/>
          <w:sz w:val="24"/>
          <w:szCs w:val="24"/>
        </w:rPr>
        <w:t>Fig. 1b</w:t>
      </w:r>
      <w:r w:rsidR="002D014B">
        <w:rPr>
          <w:rFonts w:ascii="Times New Roman" w:hAnsi="Times New Roman" w:cs="Times New Roman"/>
          <w:sz w:val="24"/>
          <w:szCs w:val="24"/>
        </w:rPr>
        <w:t>)</w:t>
      </w:r>
      <w:r w:rsidR="0001512F">
        <w:rPr>
          <w:rFonts w:ascii="Times New Roman" w:hAnsi="Times New Roman" w:cs="Times New Roman"/>
          <w:sz w:val="24"/>
          <w:szCs w:val="24"/>
        </w:rPr>
        <w:t xml:space="preserve">, </w:t>
      </w:r>
      <w:r w:rsidR="001E0233">
        <w:rPr>
          <w:rFonts w:ascii="Times New Roman" w:hAnsi="Times New Roman" w:cs="Times New Roman"/>
          <w:sz w:val="24"/>
          <w:szCs w:val="24"/>
        </w:rPr>
        <w:t xml:space="preserve">reaching rates </w:t>
      </w:r>
      <w:r w:rsidR="0001512F">
        <w:rPr>
          <w:rFonts w:ascii="Times New Roman" w:hAnsi="Times New Roman" w:cs="Times New Roman"/>
          <w:sz w:val="24"/>
          <w:szCs w:val="24"/>
        </w:rPr>
        <w:t>comparable to</w:t>
      </w:r>
      <w:r w:rsidR="002D014B">
        <w:rPr>
          <w:rFonts w:ascii="Times New Roman" w:hAnsi="Times New Roman" w:cs="Times New Roman"/>
          <w:sz w:val="24"/>
          <w:szCs w:val="24"/>
        </w:rPr>
        <w:t xml:space="preserve"> heavily impacted, hyper</w:t>
      </w:r>
      <w:r w:rsidR="001D4791">
        <w:rPr>
          <w:rFonts w:ascii="Times New Roman" w:hAnsi="Times New Roman" w:cs="Times New Roman"/>
          <w:sz w:val="24"/>
          <w:szCs w:val="24"/>
        </w:rPr>
        <w:t>-</w:t>
      </w:r>
      <w:r w:rsidR="002D014B">
        <w:rPr>
          <w:rFonts w:ascii="Times New Roman" w:hAnsi="Times New Roman" w:cs="Times New Roman"/>
          <w:sz w:val="24"/>
          <w:szCs w:val="24"/>
        </w:rPr>
        <w:t>eutrophic lakes found in human-dominated regions (</w:t>
      </w:r>
      <w:r w:rsidR="00035878">
        <w:rPr>
          <w:rFonts w:ascii="Times New Roman" w:hAnsi="Times New Roman" w:cs="Times New Roman"/>
          <w:sz w:val="24"/>
          <w:szCs w:val="24"/>
        </w:rPr>
        <w:t xml:space="preserve">Solomon </w:t>
      </w:r>
      <w:r w:rsidR="00556A5F">
        <w:rPr>
          <w:rFonts w:ascii="Times New Roman" w:hAnsi="Times New Roman" w:cs="Times New Roman"/>
          <w:sz w:val="24"/>
          <w:szCs w:val="24"/>
        </w:rPr>
        <w:t>et al. 2013</w:t>
      </w:r>
      <w:r w:rsidR="00035878">
        <w:rPr>
          <w:rFonts w:ascii="Times New Roman" w:hAnsi="Times New Roman" w:cs="Times New Roman"/>
          <w:sz w:val="24"/>
          <w:szCs w:val="24"/>
        </w:rPr>
        <w:t xml:space="preserve">). </w:t>
      </w:r>
      <w:r w:rsidR="0001512F">
        <w:rPr>
          <w:rFonts w:ascii="Times New Roman" w:hAnsi="Times New Roman" w:cs="Times New Roman"/>
          <w:sz w:val="24"/>
          <w:szCs w:val="24"/>
        </w:rPr>
        <w:t>By fall, r</w:t>
      </w:r>
      <w:r w:rsidR="0008674C">
        <w:rPr>
          <w:rFonts w:ascii="Times New Roman" w:hAnsi="Times New Roman" w:cs="Times New Roman"/>
          <w:sz w:val="24"/>
          <w:szCs w:val="24"/>
        </w:rPr>
        <w:t xml:space="preserve">ates of GPP </w:t>
      </w:r>
      <w:r w:rsidR="00AF7D83">
        <w:rPr>
          <w:rFonts w:ascii="Times New Roman" w:hAnsi="Times New Roman" w:cs="Times New Roman"/>
          <w:sz w:val="24"/>
          <w:szCs w:val="24"/>
        </w:rPr>
        <w:t xml:space="preserve">were </w:t>
      </w:r>
      <w:r w:rsidR="00AF7D83" w:rsidRPr="00D95B4A">
        <w:rPr>
          <w:rFonts w:ascii="Times New Roman" w:hAnsi="Times New Roman" w:cs="Times New Roman"/>
          <w:color w:val="FF0000"/>
          <w:sz w:val="24"/>
          <w:szCs w:val="24"/>
        </w:rPr>
        <w:t>X</w:t>
      </w:r>
      <w:r w:rsidR="00AF7D83">
        <w:rPr>
          <w:rFonts w:ascii="Times New Roman" w:hAnsi="Times New Roman" w:cs="Times New Roman"/>
          <w:sz w:val="24"/>
          <w:szCs w:val="24"/>
        </w:rPr>
        <w:t>-fold lower</w:t>
      </w:r>
      <w:r w:rsidR="00547F3D">
        <w:rPr>
          <w:rFonts w:ascii="Times New Roman" w:hAnsi="Times New Roman" w:cs="Times New Roman"/>
          <w:sz w:val="24"/>
          <w:szCs w:val="24"/>
        </w:rPr>
        <w:t xml:space="preserve"> than in spring</w:t>
      </w:r>
      <w:r w:rsidR="00BA6D1C">
        <w:rPr>
          <w:rFonts w:ascii="Times New Roman" w:hAnsi="Times New Roman" w:cs="Times New Roman"/>
          <w:sz w:val="24"/>
          <w:szCs w:val="24"/>
        </w:rPr>
        <w:t xml:space="preserve">.  </w:t>
      </w:r>
      <w:r w:rsidR="00471240">
        <w:rPr>
          <w:rFonts w:ascii="Times New Roman" w:hAnsi="Times New Roman" w:cs="Times New Roman"/>
          <w:sz w:val="24"/>
          <w:szCs w:val="24"/>
        </w:rPr>
        <w:t>R</w:t>
      </w:r>
      <w:r w:rsidR="00281F9B">
        <w:rPr>
          <w:rFonts w:ascii="Times New Roman" w:hAnsi="Times New Roman" w:cs="Times New Roman"/>
          <w:sz w:val="24"/>
          <w:szCs w:val="24"/>
        </w:rPr>
        <w:t xml:space="preserve">ates of </w:t>
      </w:r>
      <w:r w:rsidR="000C3837">
        <w:rPr>
          <w:rFonts w:ascii="Times New Roman" w:hAnsi="Times New Roman" w:cs="Times New Roman"/>
          <w:sz w:val="24"/>
          <w:szCs w:val="24"/>
        </w:rPr>
        <w:t>R in spring</w:t>
      </w:r>
      <w:r w:rsidR="00281F9B">
        <w:rPr>
          <w:rFonts w:ascii="Times New Roman" w:hAnsi="Times New Roman" w:cs="Times New Roman"/>
          <w:sz w:val="24"/>
          <w:szCs w:val="24"/>
        </w:rPr>
        <w:t xml:space="preserve"> w</w:t>
      </w:r>
      <w:r w:rsidR="000C3837">
        <w:rPr>
          <w:rFonts w:ascii="Times New Roman" w:hAnsi="Times New Roman" w:cs="Times New Roman"/>
          <w:sz w:val="24"/>
          <w:szCs w:val="24"/>
        </w:rPr>
        <w:t>ere</w:t>
      </w:r>
      <w:r w:rsidR="00281F9B">
        <w:rPr>
          <w:rFonts w:ascii="Times New Roman" w:hAnsi="Times New Roman" w:cs="Times New Roman"/>
          <w:sz w:val="24"/>
          <w:szCs w:val="24"/>
        </w:rPr>
        <w:t xml:space="preserve"> </w:t>
      </w:r>
      <w:r w:rsidR="00B26F13">
        <w:rPr>
          <w:rFonts w:ascii="Times New Roman" w:hAnsi="Times New Roman" w:cs="Times New Roman"/>
          <w:sz w:val="24"/>
          <w:szCs w:val="24"/>
        </w:rPr>
        <w:t xml:space="preserve">also </w:t>
      </w:r>
      <w:r w:rsidR="00281F9B">
        <w:rPr>
          <w:rFonts w:ascii="Times New Roman" w:hAnsi="Times New Roman" w:cs="Times New Roman"/>
          <w:sz w:val="24"/>
          <w:szCs w:val="24"/>
        </w:rPr>
        <w:t>high relative to global lake estimates (</w:t>
      </w:r>
      <w:r w:rsidR="00281F9B" w:rsidRPr="00F44955">
        <w:rPr>
          <w:rFonts w:ascii="Times New Roman" w:hAnsi="Times New Roman" w:cs="Times New Roman"/>
          <w:color w:val="FF0000"/>
          <w:sz w:val="24"/>
          <w:szCs w:val="24"/>
        </w:rPr>
        <w:t>stats and refs</w:t>
      </w:r>
      <w:r w:rsidR="00281F9B">
        <w:rPr>
          <w:rFonts w:ascii="Times New Roman" w:hAnsi="Times New Roman" w:cs="Times New Roman"/>
          <w:sz w:val="24"/>
          <w:szCs w:val="24"/>
        </w:rPr>
        <w:t>)</w:t>
      </w:r>
      <w:r w:rsidR="00153B39">
        <w:rPr>
          <w:rFonts w:ascii="Times New Roman" w:hAnsi="Times New Roman" w:cs="Times New Roman"/>
          <w:sz w:val="24"/>
          <w:szCs w:val="24"/>
        </w:rPr>
        <w:t xml:space="preserve">, </w:t>
      </w:r>
      <w:r w:rsidR="00A01D87">
        <w:rPr>
          <w:rFonts w:ascii="Times New Roman" w:hAnsi="Times New Roman" w:cs="Times New Roman"/>
          <w:sz w:val="24"/>
          <w:szCs w:val="24"/>
        </w:rPr>
        <w:t>but</w:t>
      </w:r>
      <w:r w:rsidR="0008674C">
        <w:rPr>
          <w:rFonts w:ascii="Times New Roman" w:hAnsi="Times New Roman" w:cs="Times New Roman"/>
          <w:sz w:val="24"/>
          <w:szCs w:val="24"/>
        </w:rPr>
        <w:t xml:space="preserve"> </w:t>
      </w:r>
      <w:r w:rsidR="00F44955">
        <w:rPr>
          <w:rFonts w:ascii="Times New Roman" w:hAnsi="Times New Roman" w:cs="Times New Roman"/>
          <w:sz w:val="24"/>
          <w:szCs w:val="24"/>
        </w:rPr>
        <w:t xml:space="preserve">typically </w:t>
      </w:r>
      <w:r w:rsidR="00153B39">
        <w:rPr>
          <w:rFonts w:ascii="Times New Roman" w:hAnsi="Times New Roman" w:cs="Times New Roman"/>
          <w:sz w:val="24"/>
          <w:szCs w:val="24"/>
        </w:rPr>
        <w:t xml:space="preserve">&lt; </w:t>
      </w:r>
      <w:r w:rsidR="005B34C6">
        <w:rPr>
          <w:rFonts w:ascii="Times New Roman" w:hAnsi="Times New Roman" w:cs="Times New Roman"/>
          <w:sz w:val="24"/>
          <w:szCs w:val="24"/>
        </w:rPr>
        <w:t>GPP (F</w:t>
      </w:r>
      <w:r w:rsidR="00A01D87">
        <w:rPr>
          <w:rFonts w:ascii="Times New Roman" w:hAnsi="Times New Roman" w:cs="Times New Roman"/>
          <w:sz w:val="24"/>
          <w:szCs w:val="24"/>
        </w:rPr>
        <w:t>ig. 1c).  These rates were</w:t>
      </w:r>
      <w:r w:rsidR="00281F9B">
        <w:rPr>
          <w:rFonts w:ascii="Times New Roman" w:hAnsi="Times New Roman" w:cs="Times New Roman"/>
          <w:sz w:val="24"/>
          <w:szCs w:val="24"/>
        </w:rPr>
        <w:t xml:space="preserve"> sustained </w:t>
      </w:r>
      <w:r w:rsidR="00A01D87">
        <w:rPr>
          <w:rFonts w:ascii="Times New Roman" w:hAnsi="Times New Roman" w:cs="Times New Roman"/>
          <w:sz w:val="24"/>
          <w:szCs w:val="24"/>
        </w:rPr>
        <w:t>into the fall</w:t>
      </w:r>
      <w:r w:rsidR="007F19C4">
        <w:rPr>
          <w:rFonts w:ascii="Times New Roman" w:hAnsi="Times New Roman" w:cs="Times New Roman"/>
          <w:sz w:val="24"/>
          <w:szCs w:val="24"/>
        </w:rPr>
        <w:t xml:space="preserve">, </w:t>
      </w:r>
      <w:r w:rsidR="005B34C6">
        <w:rPr>
          <w:rFonts w:ascii="Times New Roman" w:hAnsi="Times New Roman" w:cs="Times New Roman"/>
          <w:sz w:val="24"/>
          <w:szCs w:val="24"/>
        </w:rPr>
        <w:t xml:space="preserve">shifting lakes all to a heterotrophic </w:t>
      </w:r>
      <w:r w:rsidR="005B34C6">
        <w:rPr>
          <w:rFonts w:ascii="Times New Roman" w:hAnsi="Times New Roman" w:cs="Times New Roman"/>
          <w:sz w:val="24"/>
          <w:szCs w:val="24"/>
        </w:rPr>
        <w:lastRenderedPageBreak/>
        <w:t>state, with</w:t>
      </w:r>
      <w:r w:rsidR="00A01D87">
        <w:rPr>
          <w:rFonts w:ascii="Times New Roman" w:hAnsi="Times New Roman" w:cs="Times New Roman"/>
          <w:sz w:val="24"/>
          <w:szCs w:val="24"/>
        </w:rPr>
        <w:t xml:space="preserve"> </w:t>
      </w:r>
      <w:proofErr w:type="gramStart"/>
      <w:r w:rsidR="007F19C4">
        <w:rPr>
          <w:rFonts w:ascii="Times New Roman" w:hAnsi="Times New Roman" w:cs="Times New Roman"/>
          <w:sz w:val="24"/>
          <w:szCs w:val="24"/>
        </w:rPr>
        <w:t>GPP:R</w:t>
      </w:r>
      <w:proofErr w:type="gramEnd"/>
      <w:r w:rsidR="007F19C4">
        <w:rPr>
          <w:rFonts w:ascii="Times New Roman" w:hAnsi="Times New Roman" w:cs="Times New Roman"/>
          <w:sz w:val="24"/>
          <w:szCs w:val="24"/>
        </w:rPr>
        <w:t xml:space="preserve"> </w:t>
      </w:r>
      <w:r w:rsidR="005B34C6">
        <w:rPr>
          <w:rFonts w:ascii="Times New Roman" w:hAnsi="Times New Roman" w:cs="Times New Roman"/>
          <w:sz w:val="24"/>
          <w:szCs w:val="24"/>
        </w:rPr>
        <w:t>&lt; 1 (Fig. S</w:t>
      </w:r>
      <w:r w:rsidR="00715783">
        <w:rPr>
          <w:rFonts w:ascii="Times New Roman" w:hAnsi="Times New Roman" w:cs="Times New Roman"/>
          <w:color w:val="FF0000"/>
          <w:sz w:val="24"/>
          <w:szCs w:val="24"/>
        </w:rPr>
        <w:t>3</w:t>
      </w:r>
      <w:r w:rsidR="005B34C6">
        <w:rPr>
          <w:rFonts w:ascii="Times New Roman" w:hAnsi="Times New Roman" w:cs="Times New Roman"/>
          <w:sz w:val="24"/>
          <w:szCs w:val="24"/>
        </w:rPr>
        <w:t>) and NEP &lt; 0 (Fig. 1d</w:t>
      </w:r>
      <w:r w:rsidR="007F19C4">
        <w:rPr>
          <w:rFonts w:ascii="Times New Roman" w:hAnsi="Times New Roman" w:cs="Times New Roman"/>
          <w:sz w:val="24"/>
          <w:szCs w:val="24"/>
        </w:rPr>
        <w:t>)</w:t>
      </w:r>
      <w:r w:rsidR="00935B44">
        <w:rPr>
          <w:rFonts w:ascii="Times New Roman" w:hAnsi="Times New Roman" w:cs="Times New Roman"/>
          <w:sz w:val="24"/>
          <w:szCs w:val="24"/>
        </w:rPr>
        <w:t>.</w:t>
      </w:r>
      <w:r w:rsidR="00593081">
        <w:rPr>
          <w:rFonts w:ascii="Times New Roman" w:hAnsi="Times New Roman" w:cs="Times New Roman"/>
          <w:sz w:val="24"/>
          <w:szCs w:val="24"/>
        </w:rPr>
        <w:t xml:space="preserve">  </w:t>
      </w:r>
      <w:r w:rsidR="00E579AF">
        <w:rPr>
          <w:rFonts w:ascii="Times New Roman" w:hAnsi="Times New Roman" w:cs="Times New Roman"/>
          <w:sz w:val="24"/>
          <w:szCs w:val="24"/>
        </w:rPr>
        <w:t xml:space="preserve">Extreme heterotrophic ratios of </w:t>
      </w:r>
      <w:proofErr w:type="gramStart"/>
      <w:r w:rsidR="00E579AF">
        <w:rPr>
          <w:rFonts w:ascii="Times New Roman" w:hAnsi="Times New Roman" w:cs="Times New Roman"/>
          <w:sz w:val="24"/>
          <w:szCs w:val="24"/>
        </w:rPr>
        <w:t>GPP:R</w:t>
      </w:r>
      <w:proofErr w:type="gramEnd"/>
      <w:r w:rsidR="002C1D82">
        <w:rPr>
          <w:rFonts w:ascii="Times New Roman" w:hAnsi="Times New Roman" w:cs="Times New Roman"/>
          <w:sz w:val="24"/>
          <w:szCs w:val="24"/>
        </w:rPr>
        <w:t xml:space="preserve"> persisted through the winter (</w:t>
      </w:r>
      <w:r w:rsidR="005B34C6">
        <w:rPr>
          <w:rFonts w:ascii="Times New Roman" w:hAnsi="Times New Roman" w:cs="Times New Roman"/>
          <w:sz w:val="24"/>
          <w:szCs w:val="24"/>
        </w:rPr>
        <w:t>i.e., &lt; 0.5, Fig. S</w:t>
      </w:r>
      <w:r w:rsidR="005B34C6" w:rsidRPr="005B34C6">
        <w:rPr>
          <w:rFonts w:ascii="Times New Roman" w:hAnsi="Times New Roman" w:cs="Times New Roman"/>
          <w:color w:val="FF0000"/>
          <w:sz w:val="24"/>
          <w:szCs w:val="24"/>
        </w:rPr>
        <w:t>2</w:t>
      </w:r>
      <w:r w:rsidR="002C1D82">
        <w:rPr>
          <w:rFonts w:ascii="Times New Roman" w:hAnsi="Times New Roman" w:cs="Times New Roman"/>
          <w:sz w:val="24"/>
          <w:szCs w:val="24"/>
        </w:rPr>
        <w:t xml:space="preserve">), </w:t>
      </w:r>
      <w:r w:rsidR="00244A5B">
        <w:rPr>
          <w:rFonts w:ascii="Times New Roman" w:hAnsi="Times New Roman" w:cs="Times New Roman"/>
          <w:sz w:val="24"/>
          <w:szCs w:val="24"/>
        </w:rPr>
        <w:t xml:space="preserve">with </w:t>
      </w:r>
      <w:r w:rsidR="00BA6D1C">
        <w:rPr>
          <w:rFonts w:ascii="Times New Roman" w:hAnsi="Times New Roman" w:cs="Times New Roman"/>
          <w:sz w:val="24"/>
          <w:szCs w:val="24"/>
        </w:rPr>
        <w:t>consistently</w:t>
      </w:r>
      <w:r w:rsidR="00244A5B">
        <w:rPr>
          <w:rFonts w:ascii="Times New Roman" w:hAnsi="Times New Roman" w:cs="Times New Roman"/>
          <w:sz w:val="24"/>
          <w:szCs w:val="24"/>
        </w:rPr>
        <w:t xml:space="preserve"> low</w:t>
      </w:r>
      <w:r w:rsidR="00BA6D1C">
        <w:rPr>
          <w:rFonts w:ascii="Times New Roman" w:hAnsi="Times New Roman" w:cs="Times New Roman"/>
          <w:sz w:val="24"/>
          <w:szCs w:val="24"/>
        </w:rPr>
        <w:t>, but negative</w:t>
      </w:r>
      <w:r w:rsidR="002C1D82">
        <w:rPr>
          <w:rFonts w:ascii="Times New Roman" w:hAnsi="Times New Roman" w:cs="Times New Roman"/>
          <w:sz w:val="24"/>
          <w:szCs w:val="24"/>
        </w:rPr>
        <w:t xml:space="preserve"> rates of NEP</w:t>
      </w:r>
      <w:r w:rsidR="005B34C6">
        <w:rPr>
          <w:rFonts w:ascii="Times New Roman" w:hAnsi="Times New Roman" w:cs="Times New Roman"/>
          <w:sz w:val="24"/>
          <w:szCs w:val="24"/>
        </w:rPr>
        <w:t xml:space="preserve"> (inset, Fig. 1d)</w:t>
      </w:r>
      <w:r w:rsidR="009C79B5">
        <w:rPr>
          <w:rFonts w:ascii="Times New Roman" w:hAnsi="Times New Roman" w:cs="Times New Roman"/>
          <w:sz w:val="24"/>
          <w:szCs w:val="24"/>
        </w:rPr>
        <w:t xml:space="preserve">. </w:t>
      </w:r>
      <w:r w:rsidR="005B1A73">
        <w:rPr>
          <w:rFonts w:ascii="Times New Roman" w:hAnsi="Times New Roman" w:cs="Times New Roman"/>
          <w:sz w:val="24"/>
          <w:szCs w:val="24"/>
        </w:rPr>
        <w:t xml:space="preserve">Agreement between the isotopic approach and </w:t>
      </w:r>
      <w:r w:rsidR="00E579AF">
        <w:rPr>
          <w:rFonts w:ascii="Times New Roman" w:hAnsi="Times New Roman" w:cs="Times New Roman"/>
          <w:sz w:val="24"/>
          <w:szCs w:val="24"/>
        </w:rPr>
        <w:t xml:space="preserve">high-frequency </w:t>
      </w:r>
      <w:r w:rsidR="005B1A73">
        <w:rPr>
          <w:rFonts w:ascii="Times New Roman" w:hAnsi="Times New Roman" w:cs="Times New Roman"/>
          <w:sz w:val="24"/>
          <w:szCs w:val="24"/>
        </w:rPr>
        <w:t xml:space="preserve">estimates of surface DO saturation in two </w:t>
      </w:r>
      <w:r w:rsidR="00873012">
        <w:rPr>
          <w:rFonts w:ascii="Times New Roman" w:hAnsi="Times New Roman" w:cs="Times New Roman"/>
          <w:sz w:val="24"/>
          <w:szCs w:val="24"/>
        </w:rPr>
        <w:t>study</w:t>
      </w:r>
      <w:r w:rsidR="005B1A73">
        <w:rPr>
          <w:rFonts w:ascii="Times New Roman" w:hAnsi="Times New Roman" w:cs="Times New Roman"/>
          <w:sz w:val="24"/>
          <w:szCs w:val="24"/>
        </w:rPr>
        <w:t xml:space="preserve"> lakes </w:t>
      </w:r>
      <w:r w:rsidR="00873012">
        <w:rPr>
          <w:rFonts w:ascii="Times New Roman" w:hAnsi="Times New Roman" w:cs="Times New Roman"/>
          <w:sz w:val="24"/>
          <w:szCs w:val="24"/>
        </w:rPr>
        <w:t xml:space="preserve">of contrasting metabolic and </w:t>
      </w:r>
      <w:proofErr w:type="spellStart"/>
      <w:r w:rsidR="00873012">
        <w:rPr>
          <w:rFonts w:ascii="Times New Roman" w:hAnsi="Times New Roman" w:cs="Times New Roman"/>
          <w:sz w:val="24"/>
          <w:szCs w:val="24"/>
        </w:rPr>
        <w:t>limnological</w:t>
      </w:r>
      <w:proofErr w:type="spellEnd"/>
      <w:r w:rsidR="00873012">
        <w:rPr>
          <w:rFonts w:ascii="Times New Roman" w:hAnsi="Times New Roman" w:cs="Times New Roman"/>
          <w:sz w:val="24"/>
          <w:szCs w:val="24"/>
        </w:rPr>
        <w:t xml:space="preserve"> characteristics </w:t>
      </w:r>
      <w:r w:rsidR="005B1A73">
        <w:rPr>
          <w:rFonts w:ascii="Times New Roman" w:hAnsi="Times New Roman" w:cs="Times New Roman"/>
          <w:sz w:val="24"/>
          <w:szCs w:val="24"/>
        </w:rPr>
        <w:t xml:space="preserve">(Fig. </w:t>
      </w:r>
      <w:r w:rsidR="00436B62">
        <w:rPr>
          <w:rFonts w:ascii="Times New Roman" w:hAnsi="Times New Roman" w:cs="Times New Roman"/>
          <w:sz w:val="24"/>
          <w:szCs w:val="24"/>
        </w:rPr>
        <w:t>S</w:t>
      </w:r>
      <w:r w:rsidR="00715783">
        <w:rPr>
          <w:rFonts w:ascii="Times New Roman" w:hAnsi="Times New Roman" w:cs="Times New Roman"/>
          <w:sz w:val="24"/>
          <w:szCs w:val="24"/>
        </w:rPr>
        <w:t>3</w:t>
      </w:r>
      <w:r w:rsidR="005B1A73">
        <w:rPr>
          <w:rFonts w:ascii="Times New Roman" w:hAnsi="Times New Roman" w:cs="Times New Roman"/>
          <w:sz w:val="24"/>
          <w:szCs w:val="24"/>
        </w:rPr>
        <w:t xml:space="preserve">) indicates that </w:t>
      </w:r>
      <w:r w:rsidR="00E07C81">
        <w:rPr>
          <w:rFonts w:ascii="Times New Roman" w:hAnsi="Times New Roman" w:cs="Times New Roman"/>
          <w:sz w:val="24"/>
          <w:szCs w:val="24"/>
        </w:rPr>
        <w:t xml:space="preserve">point isotopic samples </w:t>
      </w:r>
      <w:r w:rsidR="001D4791">
        <w:rPr>
          <w:rFonts w:ascii="Times New Roman" w:hAnsi="Times New Roman" w:cs="Times New Roman"/>
          <w:sz w:val="24"/>
          <w:szCs w:val="24"/>
        </w:rPr>
        <w:t xml:space="preserve">effectively </w:t>
      </w:r>
      <w:r w:rsidR="00E07C81">
        <w:rPr>
          <w:rFonts w:ascii="Times New Roman" w:hAnsi="Times New Roman" w:cs="Times New Roman"/>
          <w:sz w:val="24"/>
          <w:szCs w:val="24"/>
        </w:rPr>
        <w:t xml:space="preserve">captured </w:t>
      </w:r>
      <w:r w:rsidR="001D4791">
        <w:rPr>
          <w:rFonts w:ascii="Times New Roman" w:hAnsi="Times New Roman" w:cs="Times New Roman"/>
          <w:sz w:val="24"/>
          <w:szCs w:val="24"/>
        </w:rPr>
        <w:t xml:space="preserve">diverse </w:t>
      </w:r>
      <w:r w:rsidR="00E07C81">
        <w:rPr>
          <w:rFonts w:ascii="Times New Roman" w:hAnsi="Times New Roman" w:cs="Times New Roman"/>
          <w:sz w:val="24"/>
          <w:szCs w:val="24"/>
        </w:rPr>
        <w:t xml:space="preserve">metabolic conditions </w:t>
      </w:r>
      <w:r w:rsidR="001D4791">
        <w:rPr>
          <w:rFonts w:ascii="Times New Roman" w:hAnsi="Times New Roman" w:cs="Times New Roman"/>
          <w:sz w:val="24"/>
          <w:szCs w:val="24"/>
        </w:rPr>
        <w:t xml:space="preserve">that were sustained over multi-week windows of time </w:t>
      </w:r>
      <w:r w:rsidR="00E07C81">
        <w:rPr>
          <w:rFonts w:ascii="Times New Roman" w:hAnsi="Times New Roman" w:cs="Times New Roman"/>
          <w:sz w:val="24"/>
          <w:szCs w:val="24"/>
        </w:rPr>
        <w:t xml:space="preserve">among YRB lakes.  </w:t>
      </w:r>
      <w:r w:rsidR="000752E4">
        <w:rPr>
          <w:rFonts w:ascii="Times New Roman" w:hAnsi="Times New Roman" w:cs="Times New Roman"/>
          <w:sz w:val="24"/>
          <w:szCs w:val="24"/>
        </w:rPr>
        <w:t xml:space="preserve">The spatially synchronous seasonal shift </w:t>
      </w:r>
      <w:r w:rsidR="00124B5F">
        <w:rPr>
          <w:rFonts w:ascii="Times New Roman" w:hAnsi="Times New Roman" w:cs="Times New Roman"/>
          <w:sz w:val="24"/>
          <w:szCs w:val="24"/>
        </w:rPr>
        <w:t xml:space="preserve">among the lakes </w:t>
      </w:r>
      <w:r w:rsidR="000752E4">
        <w:rPr>
          <w:rFonts w:ascii="Times New Roman" w:hAnsi="Times New Roman" w:cs="Times New Roman"/>
          <w:sz w:val="24"/>
          <w:szCs w:val="24"/>
        </w:rPr>
        <w:t xml:space="preserve">from spring auto- to fall heterotrophy </w:t>
      </w:r>
      <w:r w:rsidR="001D4791">
        <w:rPr>
          <w:rFonts w:ascii="Times New Roman" w:hAnsi="Times New Roman" w:cs="Times New Roman"/>
          <w:sz w:val="24"/>
          <w:szCs w:val="24"/>
        </w:rPr>
        <w:t xml:space="preserve">shown using isotopic </w:t>
      </w:r>
      <w:r w:rsidR="00124B5F">
        <w:rPr>
          <w:rFonts w:ascii="Times New Roman" w:hAnsi="Times New Roman" w:cs="Times New Roman"/>
          <w:sz w:val="24"/>
          <w:szCs w:val="24"/>
        </w:rPr>
        <w:t>(Fig. 1d, Fig. S</w:t>
      </w:r>
      <w:r w:rsidR="00715783">
        <w:rPr>
          <w:rFonts w:ascii="Times New Roman" w:hAnsi="Times New Roman" w:cs="Times New Roman"/>
          <w:sz w:val="24"/>
          <w:szCs w:val="24"/>
        </w:rPr>
        <w:t>3</w:t>
      </w:r>
      <w:r w:rsidR="00124B5F">
        <w:rPr>
          <w:rFonts w:ascii="Times New Roman" w:hAnsi="Times New Roman" w:cs="Times New Roman"/>
          <w:sz w:val="24"/>
          <w:szCs w:val="24"/>
        </w:rPr>
        <w:t xml:space="preserve">b) </w:t>
      </w:r>
      <w:r w:rsidR="001D4791">
        <w:rPr>
          <w:rFonts w:ascii="Times New Roman" w:hAnsi="Times New Roman" w:cs="Times New Roman"/>
          <w:sz w:val="24"/>
          <w:szCs w:val="24"/>
        </w:rPr>
        <w:t>and high-frequency (Fig. S</w:t>
      </w:r>
      <w:r w:rsidR="00715783">
        <w:rPr>
          <w:rFonts w:ascii="Times New Roman" w:hAnsi="Times New Roman" w:cs="Times New Roman"/>
          <w:sz w:val="24"/>
          <w:szCs w:val="24"/>
        </w:rPr>
        <w:t>3</w:t>
      </w:r>
      <w:r w:rsidR="001D4791">
        <w:rPr>
          <w:rFonts w:ascii="Times New Roman" w:hAnsi="Times New Roman" w:cs="Times New Roman"/>
          <w:sz w:val="24"/>
          <w:szCs w:val="24"/>
        </w:rPr>
        <w:t xml:space="preserve">a) approaches </w:t>
      </w:r>
      <w:r w:rsidR="003B7DCC">
        <w:rPr>
          <w:rFonts w:ascii="Times New Roman" w:hAnsi="Times New Roman" w:cs="Times New Roman"/>
          <w:sz w:val="24"/>
          <w:szCs w:val="24"/>
        </w:rPr>
        <w:t xml:space="preserve">was </w:t>
      </w:r>
      <w:r w:rsidR="001D4791">
        <w:rPr>
          <w:rFonts w:ascii="Times New Roman" w:hAnsi="Times New Roman" w:cs="Times New Roman"/>
          <w:sz w:val="24"/>
          <w:szCs w:val="24"/>
        </w:rPr>
        <w:t xml:space="preserve">also </w:t>
      </w:r>
      <w:r w:rsidR="003B7DCC">
        <w:rPr>
          <w:rFonts w:ascii="Times New Roman" w:hAnsi="Times New Roman" w:cs="Times New Roman"/>
          <w:sz w:val="24"/>
          <w:szCs w:val="24"/>
        </w:rPr>
        <w:t xml:space="preserve">reflected </w:t>
      </w:r>
      <w:r w:rsidR="003B7DCC" w:rsidRPr="007060C4">
        <w:rPr>
          <w:rFonts w:ascii="Times New Roman" w:hAnsi="Times New Roman" w:cs="Times New Roman"/>
          <w:sz w:val="24"/>
          <w:szCs w:val="24"/>
        </w:rPr>
        <w:t xml:space="preserve">in </w:t>
      </w:r>
      <w:r w:rsidR="00EB2753">
        <w:rPr>
          <w:rFonts w:ascii="Times New Roman" w:hAnsi="Times New Roman" w:cs="Times New Roman"/>
          <w:sz w:val="24"/>
          <w:szCs w:val="24"/>
        </w:rPr>
        <w:t xml:space="preserve">seasonal trends of </w:t>
      </w:r>
      <w:r w:rsidR="009C1BE6" w:rsidRPr="007060C4">
        <w:rPr>
          <w:rFonts w:ascii="Times New Roman" w:hAnsi="Times New Roman" w:cs="Times New Roman"/>
          <w:sz w:val="24"/>
          <w:szCs w:val="24"/>
        </w:rPr>
        <w:t>remote</w:t>
      </w:r>
      <w:r w:rsidR="00EB2753">
        <w:rPr>
          <w:rFonts w:ascii="Times New Roman" w:hAnsi="Times New Roman" w:cs="Times New Roman"/>
          <w:sz w:val="24"/>
          <w:szCs w:val="24"/>
        </w:rPr>
        <w:t xml:space="preserve">ly sensed </w:t>
      </w:r>
      <w:proofErr w:type="spellStart"/>
      <w:proofErr w:type="gramStart"/>
      <w:r w:rsidR="00EB2753">
        <w:rPr>
          <w:rFonts w:ascii="Times New Roman" w:hAnsi="Times New Roman" w:cs="Times New Roman"/>
          <w:sz w:val="24"/>
          <w:szCs w:val="24"/>
        </w:rPr>
        <w:t>blue:green</w:t>
      </w:r>
      <w:proofErr w:type="spellEnd"/>
      <w:proofErr w:type="gramEnd"/>
      <w:r w:rsidR="00EB2753">
        <w:rPr>
          <w:rFonts w:ascii="Times New Roman" w:hAnsi="Times New Roman" w:cs="Times New Roman"/>
          <w:sz w:val="24"/>
          <w:szCs w:val="24"/>
        </w:rPr>
        <w:t xml:space="preserve"> ratios of…details…, a proxy of lake autotrophic growth</w:t>
      </w:r>
      <w:r w:rsidR="009C1BE6" w:rsidRPr="009C1BE6">
        <w:rPr>
          <w:rFonts w:ascii="Times New Roman" w:hAnsi="Times New Roman" w:cs="Times New Roman"/>
          <w:color w:val="FF0000"/>
          <w:sz w:val="24"/>
          <w:szCs w:val="24"/>
        </w:rPr>
        <w:t xml:space="preserve"> </w:t>
      </w:r>
      <w:r w:rsidR="00EB2753">
        <w:rPr>
          <w:rFonts w:ascii="Times New Roman" w:hAnsi="Times New Roman" w:cs="Times New Roman"/>
          <w:color w:val="FF0000"/>
          <w:sz w:val="24"/>
          <w:szCs w:val="24"/>
        </w:rPr>
        <w:t xml:space="preserve">in our 20 lakes </w:t>
      </w:r>
      <w:r w:rsidR="009C1BE6">
        <w:rPr>
          <w:rFonts w:ascii="Times New Roman" w:hAnsi="Times New Roman" w:cs="Times New Roman"/>
          <w:color w:val="FF0000"/>
          <w:sz w:val="24"/>
          <w:szCs w:val="24"/>
        </w:rPr>
        <w:t>(</w:t>
      </w:r>
      <w:r w:rsidR="00BA6D1C">
        <w:rPr>
          <w:rFonts w:ascii="Times New Roman" w:hAnsi="Times New Roman" w:cs="Times New Roman"/>
          <w:color w:val="FF0000"/>
          <w:sz w:val="24"/>
          <w:szCs w:val="24"/>
        </w:rPr>
        <w:t>report</w:t>
      </w:r>
      <w:r w:rsidR="009C1BE6">
        <w:rPr>
          <w:rFonts w:ascii="Times New Roman" w:hAnsi="Times New Roman" w:cs="Times New Roman"/>
          <w:color w:val="FF0000"/>
          <w:sz w:val="24"/>
          <w:szCs w:val="24"/>
        </w:rPr>
        <w:t xml:space="preserve"> synchrony value for </w:t>
      </w:r>
      <w:r w:rsidR="005A18AC">
        <w:rPr>
          <w:rFonts w:ascii="Times New Roman" w:hAnsi="Times New Roman" w:cs="Times New Roman"/>
          <w:color w:val="FF0000"/>
          <w:sz w:val="24"/>
          <w:szCs w:val="24"/>
        </w:rPr>
        <w:t xml:space="preserve">seasonal </w:t>
      </w:r>
      <w:proofErr w:type="spellStart"/>
      <w:r w:rsidR="009C1BE6">
        <w:rPr>
          <w:rFonts w:ascii="Times New Roman" w:hAnsi="Times New Roman" w:cs="Times New Roman"/>
          <w:color w:val="FF0000"/>
          <w:sz w:val="24"/>
          <w:szCs w:val="24"/>
        </w:rPr>
        <w:t>blue:green</w:t>
      </w:r>
      <w:proofErr w:type="spellEnd"/>
      <w:r w:rsidR="005A18AC">
        <w:rPr>
          <w:rFonts w:ascii="Times New Roman" w:hAnsi="Times New Roman" w:cs="Times New Roman"/>
          <w:color w:val="FF0000"/>
          <w:sz w:val="24"/>
          <w:szCs w:val="24"/>
        </w:rPr>
        <w:t xml:space="preserve"> trend</w:t>
      </w:r>
      <w:r w:rsidR="00BA6D1C">
        <w:rPr>
          <w:rFonts w:ascii="Times New Roman" w:hAnsi="Times New Roman" w:cs="Times New Roman"/>
          <w:color w:val="FF0000"/>
          <w:sz w:val="24"/>
          <w:szCs w:val="24"/>
        </w:rPr>
        <w:t>; Fig. S4)</w:t>
      </w:r>
      <w:r w:rsidR="009C1BE6" w:rsidRPr="009C1BE6">
        <w:rPr>
          <w:rFonts w:ascii="Times New Roman" w:hAnsi="Times New Roman" w:cs="Times New Roman"/>
          <w:color w:val="FF0000"/>
          <w:sz w:val="24"/>
          <w:szCs w:val="24"/>
        </w:rPr>
        <w:t>.</w:t>
      </w:r>
      <w:r w:rsidR="009C1BE6" w:rsidRPr="009C1BE6">
        <w:rPr>
          <w:rFonts w:ascii="Times New Roman" w:hAnsi="Times New Roman" w:cs="Times New Roman"/>
          <w:sz w:val="24"/>
          <w:szCs w:val="24"/>
        </w:rPr>
        <w:t xml:space="preserve">  </w:t>
      </w:r>
      <w:r w:rsidR="005B76D9">
        <w:rPr>
          <w:rFonts w:ascii="Times New Roman" w:hAnsi="Times New Roman" w:cs="Times New Roman"/>
          <w:sz w:val="24"/>
          <w:szCs w:val="24"/>
        </w:rPr>
        <w:t>T</w:t>
      </w:r>
      <w:r w:rsidR="003B7DCC">
        <w:rPr>
          <w:rFonts w:ascii="Times New Roman" w:hAnsi="Times New Roman" w:cs="Times New Roman"/>
          <w:sz w:val="24"/>
          <w:szCs w:val="24"/>
        </w:rPr>
        <w:t xml:space="preserve">he </w:t>
      </w:r>
      <w:r w:rsidR="00112B5D">
        <w:rPr>
          <w:rFonts w:ascii="Times New Roman" w:hAnsi="Times New Roman" w:cs="Times New Roman"/>
          <w:sz w:val="24"/>
          <w:szCs w:val="24"/>
        </w:rPr>
        <w:t xml:space="preserve">extreme rates and </w:t>
      </w:r>
      <w:r w:rsidR="003B7DCC">
        <w:rPr>
          <w:rFonts w:ascii="Times New Roman" w:hAnsi="Times New Roman" w:cs="Times New Roman"/>
          <w:sz w:val="24"/>
          <w:szCs w:val="24"/>
        </w:rPr>
        <w:t>spatially synchronous</w:t>
      </w:r>
      <w:r w:rsidR="00112B5D">
        <w:rPr>
          <w:rFonts w:ascii="Times New Roman" w:hAnsi="Times New Roman" w:cs="Times New Roman"/>
          <w:sz w:val="24"/>
          <w:szCs w:val="24"/>
        </w:rPr>
        <w:t xml:space="preserve"> nature of metabolism underscores the importance of </w:t>
      </w:r>
      <w:r w:rsidR="00BE5C7B">
        <w:rPr>
          <w:rFonts w:ascii="Times New Roman" w:hAnsi="Times New Roman" w:cs="Times New Roman"/>
          <w:sz w:val="24"/>
          <w:szCs w:val="24"/>
        </w:rPr>
        <w:t xml:space="preserve">the </w:t>
      </w:r>
      <w:r w:rsidR="00FE1EC4">
        <w:rPr>
          <w:rFonts w:ascii="Times New Roman" w:hAnsi="Times New Roman" w:cs="Times New Roman"/>
          <w:sz w:val="24"/>
          <w:szCs w:val="24"/>
        </w:rPr>
        <w:t xml:space="preserve">many </w:t>
      </w:r>
      <w:r w:rsidR="00112B5D">
        <w:rPr>
          <w:rFonts w:ascii="Times New Roman" w:hAnsi="Times New Roman" w:cs="Times New Roman"/>
          <w:sz w:val="24"/>
          <w:szCs w:val="24"/>
        </w:rPr>
        <w:t xml:space="preserve">YRB lakes </w:t>
      </w:r>
      <w:r w:rsidR="00D81A2E">
        <w:rPr>
          <w:rFonts w:ascii="Times New Roman" w:hAnsi="Times New Roman" w:cs="Times New Roman"/>
          <w:sz w:val="24"/>
          <w:szCs w:val="24"/>
        </w:rPr>
        <w:t xml:space="preserve">as </w:t>
      </w:r>
      <w:r w:rsidR="001E1E0C">
        <w:rPr>
          <w:rFonts w:ascii="Times New Roman" w:hAnsi="Times New Roman" w:cs="Times New Roman"/>
          <w:sz w:val="24"/>
          <w:szCs w:val="24"/>
        </w:rPr>
        <w:t>key</w:t>
      </w:r>
      <w:r w:rsidR="00D81A2E">
        <w:rPr>
          <w:rFonts w:ascii="Times New Roman" w:hAnsi="Times New Roman" w:cs="Times New Roman"/>
          <w:sz w:val="24"/>
          <w:szCs w:val="24"/>
        </w:rPr>
        <w:t xml:space="preserve"> </w:t>
      </w:r>
      <w:r w:rsidR="008E6AD6">
        <w:rPr>
          <w:rFonts w:ascii="Times New Roman" w:hAnsi="Times New Roman" w:cs="Times New Roman"/>
          <w:sz w:val="24"/>
          <w:szCs w:val="24"/>
        </w:rPr>
        <w:t xml:space="preserve">sites </w:t>
      </w:r>
      <w:r w:rsidR="001E1E0C">
        <w:rPr>
          <w:rFonts w:ascii="Times New Roman" w:hAnsi="Times New Roman" w:cs="Times New Roman"/>
          <w:sz w:val="24"/>
          <w:szCs w:val="24"/>
        </w:rPr>
        <w:t>on the landscape for</w:t>
      </w:r>
      <w:r w:rsidR="00D81A2E">
        <w:rPr>
          <w:rFonts w:ascii="Times New Roman" w:hAnsi="Times New Roman" w:cs="Times New Roman"/>
          <w:sz w:val="24"/>
          <w:szCs w:val="24"/>
        </w:rPr>
        <w:t xml:space="preserve"> </w:t>
      </w:r>
      <w:r w:rsidR="008E6AD6">
        <w:rPr>
          <w:rFonts w:ascii="Times New Roman" w:hAnsi="Times New Roman" w:cs="Times New Roman"/>
          <w:sz w:val="24"/>
          <w:szCs w:val="24"/>
        </w:rPr>
        <w:t xml:space="preserve">OC </w:t>
      </w:r>
      <w:r w:rsidR="005B76D9">
        <w:rPr>
          <w:rFonts w:ascii="Times New Roman" w:hAnsi="Times New Roman" w:cs="Times New Roman"/>
          <w:sz w:val="24"/>
          <w:szCs w:val="24"/>
        </w:rPr>
        <w:t>recycling</w:t>
      </w:r>
      <w:r w:rsidR="001E1E0C">
        <w:rPr>
          <w:rFonts w:ascii="Times New Roman" w:hAnsi="Times New Roman" w:cs="Times New Roman"/>
          <w:sz w:val="24"/>
          <w:szCs w:val="24"/>
        </w:rPr>
        <w:t>,</w:t>
      </w:r>
      <w:r w:rsidR="008E6AD6">
        <w:rPr>
          <w:rFonts w:ascii="Times New Roman" w:hAnsi="Times New Roman" w:cs="Times New Roman"/>
          <w:sz w:val="24"/>
          <w:szCs w:val="24"/>
        </w:rPr>
        <w:t xml:space="preserve"> energy mobilization</w:t>
      </w:r>
      <w:r w:rsidR="001E1E0C">
        <w:rPr>
          <w:rFonts w:ascii="Times New Roman" w:hAnsi="Times New Roman" w:cs="Times New Roman"/>
          <w:sz w:val="24"/>
          <w:szCs w:val="24"/>
        </w:rPr>
        <w:t xml:space="preserve">, and broader food-web support, especially given the relatively </w:t>
      </w:r>
      <w:r w:rsidR="00D81A2E">
        <w:rPr>
          <w:rFonts w:ascii="Times New Roman" w:hAnsi="Times New Roman" w:cs="Times New Roman"/>
          <w:sz w:val="24"/>
          <w:szCs w:val="24"/>
        </w:rPr>
        <w:t xml:space="preserve">unproductive </w:t>
      </w:r>
      <w:r w:rsidR="001E1E0C">
        <w:rPr>
          <w:rFonts w:ascii="Times New Roman" w:hAnsi="Times New Roman" w:cs="Times New Roman"/>
          <w:sz w:val="24"/>
          <w:szCs w:val="24"/>
        </w:rPr>
        <w:t xml:space="preserve">nature of the surrounding terrestrial </w:t>
      </w:r>
      <w:r w:rsidR="002A5D51">
        <w:rPr>
          <w:rFonts w:ascii="Times New Roman" w:hAnsi="Times New Roman" w:cs="Times New Roman"/>
          <w:sz w:val="24"/>
          <w:szCs w:val="24"/>
        </w:rPr>
        <w:t>environment</w:t>
      </w:r>
      <w:r w:rsidR="00D81A2E">
        <w:rPr>
          <w:rFonts w:ascii="Times New Roman" w:hAnsi="Times New Roman" w:cs="Times New Roman"/>
          <w:sz w:val="24"/>
          <w:szCs w:val="24"/>
        </w:rPr>
        <w:t xml:space="preserve"> (ref)</w:t>
      </w:r>
      <w:r w:rsidR="00FE1EC4">
        <w:rPr>
          <w:rFonts w:ascii="Times New Roman" w:hAnsi="Times New Roman" w:cs="Times New Roman"/>
          <w:sz w:val="24"/>
          <w:szCs w:val="24"/>
        </w:rPr>
        <w:t xml:space="preserve">.  </w:t>
      </w:r>
      <w:r w:rsidR="00ED79A6">
        <w:rPr>
          <w:rFonts w:ascii="Times New Roman" w:hAnsi="Times New Roman" w:cs="Times New Roman"/>
          <w:sz w:val="24"/>
          <w:szCs w:val="24"/>
        </w:rPr>
        <w:t xml:space="preserve"> </w:t>
      </w:r>
    </w:p>
    <w:p w14:paraId="58BD066D" w14:textId="77777777" w:rsidR="00851759" w:rsidRDefault="00851759" w:rsidP="00843865">
      <w:pPr>
        <w:spacing w:after="0" w:line="480" w:lineRule="auto"/>
        <w:rPr>
          <w:rFonts w:ascii="Times New Roman" w:hAnsi="Times New Roman" w:cs="Times New Roman"/>
          <w:sz w:val="24"/>
          <w:szCs w:val="24"/>
        </w:rPr>
      </w:pPr>
    </w:p>
    <w:p w14:paraId="66AC5BA3" w14:textId="4D0D6E41" w:rsidR="004776D1" w:rsidRDefault="00341304" w:rsidP="00693248">
      <w:pPr>
        <w:spacing w:after="0" w:line="480" w:lineRule="auto"/>
        <w:rPr>
          <w:rFonts w:ascii="Times New Roman" w:hAnsi="Times New Roman" w:cs="Times New Roman"/>
          <w:sz w:val="24"/>
          <w:szCs w:val="24"/>
        </w:rPr>
      </w:pPr>
      <w:r w:rsidRPr="005D3101">
        <w:rPr>
          <w:rFonts w:ascii="Times New Roman" w:hAnsi="Times New Roman" w:cs="Times New Roman"/>
          <w:sz w:val="24"/>
          <w:szCs w:val="24"/>
          <w:highlight w:val="yellow"/>
          <w:rPrChange w:id="4" w:author="CATHERINE D. KUHN" w:date="2017-08-24T12:24:00Z">
            <w:rPr>
              <w:rFonts w:ascii="Times New Roman" w:hAnsi="Times New Roman" w:cs="Times New Roman"/>
              <w:sz w:val="24"/>
              <w:szCs w:val="24"/>
            </w:rPr>
          </w:rPrChange>
        </w:rPr>
        <w:t>Mode</w:t>
      </w:r>
      <w:r w:rsidR="0038245F" w:rsidRPr="005D3101">
        <w:rPr>
          <w:rFonts w:ascii="Times New Roman" w:hAnsi="Times New Roman" w:cs="Times New Roman"/>
          <w:sz w:val="24"/>
          <w:szCs w:val="24"/>
          <w:highlight w:val="yellow"/>
          <w:rPrChange w:id="5" w:author="CATHERINE D. KUHN" w:date="2017-08-24T12:24:00Z">
            <w:rPr>
              <w:rFonts w:ascii="Times New Roman" w:hAnsi="Times New Roman" w:cs="Times New Roman"/>
              <w:sz w:val="24"/>
              <w:szCs w:val="24"/>
            </w:rPr>
          </w:rPrChange>
        </w:rPr>
        <w:t xml:space="preserve">l intercepts from </w:t>
      </w:r>
      <w:r w:rsidR="00693248" w:rsidRPr="005D3101">
        <w:rPr>
          <w:rFonts w:ascii="Times New Roman" w:hAnsi="Times New Roman" w:cs="Times New Roman"/>
          <w:sz w:val="24"/>
          <w:szCs w:val="24"/>
          <w:highlight w:val="yellow"/>
          <w:rPrChange w:id="6" w:author="CATHERINE D. KUHN" w:date="2017-08-24T12:24:00Z">
            <w:rPr>
              <w:rFonts w:ascii="Times New Roman" w:hAnsi="Times New Roman" w:cs="Times New Roman"/>
              <w:sz w:val="24"/>
              <w:szCs w:val="24"/>
            </w:rPr>
          </w:rPrChange>
        </w:rPr>
        <w:t xml:space="preserve">regression </w:t>
      </w:r>
      <w:r w:rsidR="00721364" w:rsidRPr="005D3101">
        <w:rPr>
          <w:rFonts w:ascii="Times New Roman" w:hAnsi="Times New Roman" w:cs="Times New Roman"/>
          <w:sz w:val="24"/>
          <w:szCs w:val="24"/>
          <w:highlight w:val="yellow"/>
          <w:rPrChange w:id="7" w:author="CATHERINE D. KUHN" w:date="2017-08-24T12:24:00Z">
            <w:rPr>
              <w:rFonts w:ascii="Times New Roman" w:hAnsi="Times New Roman" w:cs="Times New Roman"/>
              <w:sz w:val="24"/>
              <w:szCs w:val="24"/>
            </w:rPr>
          </w:rPrChange>
        </w:rPr>
        <w:t>of R against</w:t>
      </w:r>
      <w:r w:rsidR="00693248" w:rsidRPr="005D3101">
        <w:rPr>
          <w:rFonts w:ascii="Times New Roman" w:hAnsi="Times New Roman" w:cs="Times New Roman"/>
          <w:sz w:val="24"/>
          <w:szCs w:val="24"/>
          <w:highlight w:val="yellow"/>
          <w:rPrChange w:id="8" w:author="CATHERINE D. KUHN" w:date="2017-08-24T12:24:00Z">
            <w:rPr>
              <w:rFonts w:ascii="Times New Roman" w:hAnsi="Times New Roman" w:cs="Times New Roman"/>
              <w:sz w:val="24"/>
              <w:szCs w:val="24"/>
            </w:rPr>
          </w:rPrChange>
        </w:rPr>
        <w:t xml:space="preserve"> GPP (Fig. 2) were use</w:t>
      </w:r>
      <w:r w:rsidR="00D1437D" w:rsidRPr="005D3101">
        <w:rPr>
          <w:rFonts w:ascii="Times New Roman" w:hAnsi="Times New Roman" w:cs="Times New Roman"/>
          <w:sz w:val="24"/>
          <w:szCs w:val="24"/>
          <w:highlight w:val="yellow"/>
          <w:rPrChange w:id="9" w:author="CATHERINE D. KUHN" w:date="2017-08-24T12:24:00Z">
            <w:rPr>
              <w:rFonts w:ascii="Times New Roman" w:hAnsi="Times New Roman" w:cs="Times New Roman"/>
              <w:sz w:val="24"/>
              <w:szCs w:val="24"/>
            </w:rPr>
          </w:rPrChange>
        </w:rPr>
        <w:t xml:space="preserve">d to infer regional, </w:t>
      </w:r>
      <w:r w:rsidR="00721364" w:rsidRPr="005D3101">
        <w:rPr>
          <w:rFonts w:ascii="Times New Roman" w:hAnsi="Times New Roman" w:cs="Times New Roman"/>
          <w:sz w:val="24"/>
          <w:szCs w:val="24"/>
          <w:highlight w:val="yellow"/>
          <w:rPrChange w:id="10" w:author="CATHERINE D. KUHN" w:date="2017-08-24T12:24:00Z">
            <w:rPr>
              <w:rFonts w:ascii="Times New Roman" w:hAnsi="Times New Roman" w:cs="Times New Roman"/>
              <w:sz w:val="24"/>
              <w:szCs w:val="24"/>
            </w:rPr>
          </w:rPrChange>
        </w:rPr>
        <w:t xml:space="preserve">seasonal </w:t>
      </w:r>
      <w:r w:rsidR="00D1437D" w:rsidRPr="005D3101">
        <w:rPr>
          <w:rFonts w:ascii="Times New Roman" w:hAnsi="Times New Roman" w:cs="Times New Roman"/>
          <w:sz w:val="24"/>
          <w:szCs w:val="24"/>
          <w:highlight w:val="yellow"/>
          <w:rPrChange w:id="11" w:author="CATHERINE D. KUHN" w:date="2017-08-24T12:24:00Z">
            <w:rPr>
              <w:rFonts w:ascii="Times New Roman" w:hAnsi="Times New Roman" w:cs="Times New Roman"/>
              <w:sz w:val="24"/>
              <w:szCs w:val="24"/>
            </w:rPr>
          </w:rPrChange>
        </w:rPr>
        <w:t xml:space="preserve">baseline </w:t>
      </w:r>
      <w:r w:rsidR="00693248" w:rsidRPr="005D3101">
        <w:rPr>
          <w:rFonts w:ascii="Times New Roman" w:hAnsi="Times New Roman" w:cs="Times New Roman"/>
          <w:sz w:val="24"/>
          <w:szCs w:val="24"/>
          <w:highlight w:val="yellow"/>
          <w:rPrChange w:id="12" w:author="CATHERINE D. KUHN" w:date="2017-08-24T12:24:00Z">
            <w:rPr>
              <w:rFonts w:ascii="Times New Roman" w:hAnsi="Times New Roman" w:cs="Times New Roman"/>
              <w:sz w:val="24"/>
              <w:szCs w:val="24"/>
            </w:rPr>
          </w:rPrChange>
        </w:rPr>
        <w:t xml:space="preserve">rates </w:t>
      </w:r>
      <w:r w:rsidR="00B6263B" w:rsidRPr="005D3101">
        <w:rPr>
          <w:rFonts w:ascii="Times New Roman" w:hAnsi="Times New Roman" w:cs="Times New Roman"/>
          <w:sz w:val="24"/>
          <w:szCs w:val="24"/>
          <w:highlight w:val="yellow"/>
          <w:rPrChange w:id="13" w:author="CATHERINE D. KUHN" w:date="2017-08-24T12:24:00Z">
            <w:rPr>
              <w:rFonts w:ascii="Times New Roman" w:hAnsi="Times New Roman" w:cs="Times New Roman"/>
              <w:sz w:val="24"/>
              <w:szCs w:val="24"/>
            </w:rPr>
          </w:rPrChange>
        </w:rPr>
        <w:t xml:space="preserve">of R </w:t>
      </w:r>
      <w:r w:rsidR="00693248" w:rsidRPr="005D3101">
        <w:rPr>
          <w:rFonts w:ascii="Times New Roman" w:hAnsi="Times New Roman" w:cs="Times New Roman"/>
          <w:sz w:val="24"/>
          <w:szCs w:val="24"/>
          <w:highlight w:val="yellow"/>
          <w:rPrChange w:id="14" w:author="CATHERINE D. KUHN" w:date="2017-08-24T12:24:00Z">
            <w:rPr>
              <w:rFonts w:ascii="Times New Roman" w:hAnsi="Times New Roman" w:cs="Times New Roman"/>
              <w:sz w:val="24"/>
              <w:szCs w:val="24"/>
            </w:rPr>
          </w:rPrChange>
        </w:rPr>
        <w:t>driven by heterotrophic community consumption of terrestrial OC</w:t>
      </w:r>
      <w:r w:rsidR="00D648FB" w:rsidRPr="005D3101">
        <w:rPr>
          <w:rFonts w:ascii="Times New Roman" w:hAnsi="Times New Roman" w:cs="Times New Roman"/>
          <w:sz w:val="24"/>
          <w:szCs w:val="24"/>
          <w:highlight w:val="yellow"/>
          <w:rPrChange w:id="15" w:author="CATHERINE D. KUHN" w:date="2017-08-24T12:24:00Z">
            <w:rPr>
              <w:rFonts w:ascii="Times New Roman" w:hAnsi="Times New Roman" w:cs="Times New Roman"/>
              <w:sz w:val="24"/>
              <w:szCs w:val="24"/>
            </w:rPr>
          </w:rPrChange>
        </w:rPr>
        <w:t>,</w:t>
      </w:r>
      <w:r w:rsidR="00721364" w:rsidRPr="005D3101">
        <w:rPr>
          <w:rFonts w:ascii="Times New Roman" w:hAnsi="Times New Roman" w:cs="Times New Roman"/>
          <w:sz w:val="24"/>
          <w:szCs w:val="24"/>
          <w:highlight w:val="yellow"/>
          <w:rPrChange w:id="16" w:author="CATHERINE D. KUHN" w:date="2017-08-24T12:24:00Z">
            <w:rPr>
              <w:rFonts w:ascii="Times New Roman" w:hAnsi="Times New Roman" w:cs="Times New Roman"/>
              <w:sz w:val="24"/>
              <w:szCs w:val="24"/>
            </w:rPr>
          </w:rPrChange>
        </w:rPr>
        <w:t xml:space="preserve"> </w:t>
      </w:r>
      <w:r w:rsidR="00D648FB" w:rsidRPr="005D3101">
        <w:rPr>
          <w:rFonts w:ascii="Times New Roman" w:hAnsi="Times New Roman" w:cs="Times New Roman"/>
          <w:sz w:val="24"/>
          <w:szCs w:val="24"/>
          <w:highlight w:val="yellow"/>
          <w:rPrChange w:id="17" w:author="CATHERINE D. KUHN" w:date="2017-08-24T12:24:00Z">
            <w:rPr>
              <w:rFonts w:ascii="Times New Roman" w:hAnsi="Times New Roman" w:cs="Times New Roman"/>
              <w:sz w:val="24"/>
              <w:szCs w:val="24"/>
            </w:rPr>
          </w:rPrChange>
        </w:rPr>
        <w:t>independent</w:t>
      </w:r>
      <w:r w:rsidR="00CC5C69" w:rsidRPr="005D3101">
        <w:rPr>
          <w:rFonts w:ascii="Times New Roman" w:hAnsi="Times New Roman" w:cs="Times New Roman"/>
          <w:sz w:val="24"/>
          <w:szCs w:val="24"/>
          <w:highlight w:val="yellow"/>
          <w:rPrChange w:id="18" w:author="CATHERINE D. KUHN" w:date="2017-08-24T12:24:00Z">
            <w:rPr>
              <w:rFonts w:ascii="Times New Roman" w:hAnsi="Times New Roman" w:cs="Times New Roman"/>
              <w:sz w:val="24"/>
              <w:szCs w:val="24"/>
            </w:rPr>
          </w:rPrChange>
        </w:rPr>
        <w:t xml:space="preserve"> from</w:t>
      </w:r>
      <w:r w:rsidR="00FF54AA" w:rsidRPr="005D3101">
        <w:rPr>
          <w:rFonts w:ascii="Times New Roman" w:hAnsi="Times New Roman" w:cs="Times New Roman"/>
          <w:sz w:val="24"/>
          <w:szCs w:val="24"/>
          <w:highlight w:val="yellow"/>
          <w:rPrChange w:id="19" w:author="CATHERINE D. KUHN" w:date="2017-08-24T12:24:00Z">
            <w:rPr>
              <w:rFonts w:ascii="Times New Roman" w:hAnsi="Times New Roman" w:cs="Times New Roman"/>
              <w:sz w:val="24"/>
              <w:szCs w:val="24"/>
            </w:rPr>
          </w:rPrChange>
        </w:rPr>
        <w:t xml:space="preserve"> cycling of endogenous (lake-derived) </w:t>
      </w:r>
      <w:r w:rsidR="00D1437D" w:rsidRPr="005D3101">
        <w:rPr>
          <w:rFonts w:ascii="Times New Roman" w:hAnsi="Times New Roman" w:cs="Times New Roman"/>
          <w:sz w:val="24"/>
          <w:szCs w:val="24"/>
          <w:highlight w:val="yellow"/>
          <w:rPrChange w:id="20" w:author="CATHERINE D. KUHN" w:date="2017-08-24T12:24:00Z">
            <w:rPr>
              <w:rFonts w:ascii="Times New Roman" w:hAnsi="Times New Roman" w:cs="Times New Roman"/>
              <w:sz w:val="24"/>
              <w:szCs w:val="24"/>
            </w:rPr>
          </w:rPrChange>
        </w:rPr>
        <w:t xml:space="preserve">OC </w:t>
      </w:r>
      <w:r w:rsidR="00693248" w:rsidRPr="005D3101">
        <w:rPr>
          <w:rFonts w:ascii="Times New Roman" w:hAnsi="Times New Roman" w:cs="Times New Roman"/>
          <w:sz w:val="24"/>
          <w:szCs w:val="24"/>
          <w:highlight w:val="yellow"/>
          <w:rPrChange w:id="21" w:author="CATHERINE D. KUHN" w:date="2017-08-24T12:24:00Z">
            <w:rPr>
              <w:rFonts w:ascii="Times New Roman" w:hAnsi="Times New Roman" w:cs="Times New Roman"/>
              <w:sz w:val="24"/>
              <w:szCs w:val="24"/>
            </w:rPr>
          </w:rPrChange>
        </w:rPr>
        <w:t xml:space="preserve">(del Giorgio &amp; Williams 2005; Solomon et al. </w:t>
      </w:r>
      <w:commentRangeStart w:id="22"/>
      <w:r w:rsidR="00693248" w:rsidRPr="005D3101">
        <w:rPr>
          <w:rFonts w:ascii="Times New Roman" w:hAnsi="Times New Roman" w:cs="Times New Roman"/>
          <w:sz w:val="24"/>
          <w:szCs w:val="24"/>
          <w:highlight w:val="yellow"/>
          <w:rPrChange w:id="23" w:author="CATHERINE D. KUHN" w:date="2017-08-24T12:24:00Z">
            <w:rPr>
              <w:rFonts w:ascii="Times New Roman" w:hAnsi="Times New Roman" w:cs="Times New Roman"/>
              <w:sz w:val="24"/>
              <w:szCs w:val="24"/>
            </w:rPr>
          </w:rPrChange>
        </w:rPr>
        <w:t>2013</w:t>
      </w:r>
      <w:commentRangeEnd w:id="22"/>
      <w:r w:rsidR="005D3101">
        <w:rPr>
          <w:rStyle w:val="CommentReference"/>
        </w:rPr>
        <w:commentReference w:id="22"/>
      </w:r>
      <w:r w:rsidR="00693248" w:rsidRPr="005D3101">
        <w:rPr>
          <w:rFonts w:ascii="Times New Roman" w:hAnsi="Times New Roman" w:cs="Times New Roman"/>
          <w:sz w:val="24"/>
          <w:szCs w:val="24"/>
          <w:highlight w:val="yellow"/>
          <w:rPrChange w:id="24" w:author="CATHERINE D. KUHN" w:date="2017-08-24T12:24:00Z">
            <w:rPr>
              <w:rFonts w:ascii="Times New Roman" w:hAnsi="Times New Roman" w:cs="Times New Roman"/>
              <w:sz w:val="24"/>
              <w:szCs w:val="24"/>
            </w:rPr>
          </w:rPrChange>
        </w:rPr>
        <w:t>).</w:t>
      </w:r>
      <w:r w:rsidR="00693248">
        <w:rPr>
          <w:rFonts w:ascii="Times New Roman" w:hAnsi="Times New Roman" w:cs="Times New Roman"/>
          <w:sz w:val="24"/>
          <w:szCs w:val="24"/>
        </w:rPr>
        <w:t xml:space="preserve">  </w:t>
      </w:r>
      <w:r w:rsidR="00667BEF">
        <w:rPr>
          <w:rFonts w:ascii="Times New Roman" w:hAnsi="Times New Roman" w:cs="Times New Roman"/>
          <w:sz w:val="24"/>
          <w:szCs w:val="24"/>
        </w:rPr>
        <w:t>Rates of b</w:t>
      </w:r>
      <w:r w:rsidR="00693248">
        <w:rPr>
          <w:rFonts w:ascii="Times New Roman" w:hAnsi="Times New Roman" w:cs="Times New Roman"/>
          <w:sz w:val="24"/>
          <w:szCs w:val="24"/>
        </w:rPr>
        <w:t xml:space="preserve">aseline </w:t>
      </w:r>
      <w:r w:rsidR="00B6263B">
        <w:rPr>
          <w:rFonts w:ascii="Times New Roman" w:hAnsi="Times New Roman" w:cs="Times New Roman"/>
          <w:sz w:val="24"/>
          <w:szCs w:val="24"/>
        </w:rPr>
        <w:t>R</w:t>
      </w:r>
      <w:r w:rsidR="00693248">
        <w:rPr>
          <w:rFonts w:ascii="Times New Roman" w:hAnsi="Times New Roman" w:cs="Times New Roman"/>
          <w:sz w:val="24"/>
          <w:szCs w:val="24"/>
        </w:rPr>
        <w:t xml:space="preserve"> were greatest in spring (</w:t>
      </w:r>
      <w:r w:rsidR="00693248" w:rsidRPr="00BD673E">
        <w:rPr>
          <w:rFonts w:ascii="Times New Roman" w:hAnsi="Times New Roman" w:cs="Times New Roman"/>
          <w:color w:val="FF0000"/>
          <w:sz w:val="24"/>
          <w:szCs w:val="24"/>
        </w:rPr>
        <w:t>1.7</w:t>
      </w:r>
      <w:r w:rsidR="00693248">
        <w:rPr>
          <w:rFonts w:ascii="Times New Roman" w:hAnsi="Times New Roman" w:cs="Times New Roman"/>
          <w:sz w:val="24"/>
          <w:szCs w:val="24"/>
        </w:rPr>
        <w:t xml:space="preserve"> g O</w:t>
      </w:r>
      <w:r w:rsidR="00693248" w:rsidRPr="00B04118">
        <w:rPr>
          <w:rFonts w:ascii="Times New Roman" w:hAnsi="Times New Roman" w:cs="Times New Roman"/>
          <w:sz w:val="24"/>
          <w:szCs w:val="24"/>
          <w:vertAlign w:val="subscript"/>
        </w:rPr>
        <w:t>2</w:t>
      </w:r>
      <w:r w:rsidR="00693248">
        <w:rPr>
          <w:rFonts w:ascii="Times New Roman" w:hAnsi="Times New Roman" w:cs="Times New Roman"/>
          <w:sz w:val="24"/>
          <w:szCs w:val="24"/>
        </w:rPr>
        <w:t xml:space="preserve"> m</w:t>
      </w:r>
      <w:r w:rsidR="00693248" w:rsidRPr="00B04118">
        <w:rPr>
          <w:rFonts w:ascii="Times New Roman" w:hAnsi="Times New Roman" w:cs="Times New Roman"/>
          <w:sz w:val="24"/>
          <w:szCs w:val="24"/>
          <w:vertAlign w:val="superscript"/>
        </w:rPr>
        <w:t>-2</w:t>
      </w:r>
      <w:r w:rsidR="00693248">
        <w:rPr>
          <w:rFonts w:ascii="Times New Roman" w:hAnsi="Times New Roman" w:cs="Times New Roman"/>
          <w:sz w:val="24"/>
          <w:szCs w:val="24"/>
        </w:rPr>
        <w:t xml:space="preserve"> d</w:t>
      </w:r>
      <w:r w:rsidR="00693248" w:rsidRPr="00B04118">
        <w:rPr>
          <w:rFonts w:ascii="Times New Roman" w:hAnsi="Times New Roman" w:cs="Times New Roman"/>
          <w:sz w:val="24"/>
          <w:szCs w:val="24"/>
          <w:vertAlign w:val="superscript"/>
        </w:rPr>
        <w:t>-1</w:t>
      </w:r>
      <w:r w:rsidR="00693248">
        <w:rPr>
          <w:rFonts w:ascii="Times New Roman" w:hAnsi="Times New Roman" w:cs="Times New Roman"/>
          <w:sz w:val="24"/>
          <w:szCs w:val="24"/>
        </w:rPr>
        <w:t xml:space="preserve">, or </w:t>
      </w:r>
      <w:r w:rsidR="00693248" w:rsidRPr="00BD673E">
        <w:rPr>
          <w:rFonts w:ascii="Times New Roman" w:hAnsi="Times New Roman" w:cs="Times New Roman"/>
          <w:color w:val="FF0000"/>
          <w:sz w:val="24"/>
          <w:szCs w:val="24"/>
        </w:rPr>
        <w:t>X</w:t>
      </w:r>
      <w:r w:rsidR="00693248">
        <w:rPr>
          <w:rFonts w:ascii="Times New Roman" w:hAnsi="Times New Roman" w:cs="Times New Roman"/>
          <w:sz w:val="24"/>
          <w:szCs w:val="24"/>
        </w:rPr>
        <w:t xml:space="preserve"> </w:t>
      </w:r>
      <w:proofErr w:type="gramStart"/>
      <w:r w:rsidR="00693248">
        <w:rPr>
          <w:rFonts w:ascii="Times New Roman" w:hAnsi="Times New Roman" w:cs="Times New Roman"/>
          <w:sz w:val="24"/>
          <w:szCs w:val="24"/>
        </w:rPr>
        <w:t>g</w:t>
      </w:r>
      <w:proofErr w:type="gramEnd"/>
      <w:r w:rsidR="00693248">
        <w:rPr>
          <w:rFonts w:ascii="Times New Roman" w:hAnsi="Times New Roman" w:cs="Times New Roman"/>
          <w:sz w:val="24"/>
          <w:szCs w:val="24"/>
        </w:rPr>
        <w:t xml:space="preserve"> C m</w:t>
      </w:r>
      <w:r w:rsidR="00693248" w:rsidRPr="00B04118">
        <w:rPr>
          <w:rFonts w:ascii="Times New Roman" w:hAnsi="Times New Roman" w:cs="Times New Roman"/>
          <w:sz w:val="24"/>
          <w:szCs w:val="24"/>
          <w:vertAlign w:val="superscript"/>
        </w:rPr>
        <w:t>-2</w:t>
      </w:r>
      <w:r w:rsidR="00693248">
        <w:rPr>
          <w:rFonts w:ascii="Times New Roman" w:hAnsi="Times New Roman" w:cs="Times New Roman"/>
          <w:sz w:val="24"/>
          <w:szCs w:val="24"/>
        </w:rPr>
        <w:t xml:space="preserve"> d</w:t>
      </w:r>
      <w:r w:rsidR="00693248" w:rsidRPr="00B04118">
        <w:rPr>
          <w:rFonts w:ascii="Times New Roman" w:hAnsi="Times New Roman" w:cs="Times New Roman"/>
          <w:sz w:val="24"/>
          <w:szCs w:val="24"/>
          <w:vertAlign w:val="superscript"/>
        </w:rPr>
        <w:t>-1</w:t>
      </w:r>
      <w:r w:rsidR="00693248">
        <w:rPr>
          <w:rFonts w:ascii="Times New Roman" w:hAnsi="Times New Roman" w:cs="Times New Roman"/>
          <w:sz w:val="24"/>
          <w:szCs w:val="24"/>
        </w:rPr>
        <w:t>, assuming a respiratory quotient of 1 [Solomon et al. 2013]), and declined by fall (</w:t>
      </w:r>
      <w:r w:rsidR="00693248">
        <w:rPr>
          <w:rFonts w:ascii="Times New Roman" w:hAnsi="Times New Roman" w:cs="Times New Roman"/>
          <w:color w:val="FF0000"/>
          <w:sz w:val="24"/>
          <w:szCs w:val="24"/>
        </w:rPr>
        <w:t>0</w:t>
      </w:r>
      <w:r w:rsidR="00693248" w:rsidRPr="00BD673E">
        <w:rPr>
          <w:rFonts w:ascii="Times New Roman" w:hAnsi="Times New Roman" w:cs="Times New Roman"/>
          <w:color w:val="FF0000"/>
          <w:sz w:val="24"/>
          <w:szCs w:val="24"/>
        </w:rPr>
        <w:t>.7</w:t>
      </w:r>
      <w:r w:rsidR="00693248">
        <w:rPr>
          <w:rFonts w:ascii="Times New Roman" w:hAnsi="Times New Roman" w:cs="Times New Roman"/>
          <w:sz w:val="24"/>
          <w:szCs w:val="24"/>
        </w:rPr>
        <w:t xml:space="preserve"> g O</w:t>
      </w:r>
      <w:r w:rsidR="00693248" w:rsidRPr="00B04118">
        <w:rPr>
          <w:rFonts w:ascii="Times New Roman" w:hAnsi="Times New Roman" w:cs="Times New Roman"/>
          <w:sz w:val="24"/>
          <w:szCs w:val="24"/>
          <w:vertAlign w:val="subscript"/>
        </w:rPr>
        <w:t>2</w:t>
      </w:r>
      <w:r w:rsidR="00693248">
        <w:rPr>
          <w:rFonts w:ascii="Times New Roman" w:hAnsi="Times New Roman" w:cs="Times New Roman"/>
          <w:sz w:val="24"/>
          <w:szCs w:val="24"/>
        </w:rPr>
        <w:t xml:space="preserve"> m</w:t>
      </w:r>
      <w:r w:rsidR="00693248" w:rsidRPr="00B04118">
        <w:rPr>
          <w:rFonts w:ascii="Times New Roman" w:hAnsi="Times New Roman" w:cs="Times New Roman"/>
          <w:sz w:val="24"/>
          <w:szCs w:val="24"/>
          <w:vertAlign w:val="superscript"/>
        </w:rPr>
        <w:t>-2</w:t>
      </w:r>
      <w:r w:rsidR="00693248">
        <w:rPr>
          <w:rFonts w:ascii="Times New Roman" w:hAnsi="Times New Roman" w:cs="Times New Roman"/>
          <w:sz w:val="24"/>
          <w:szCs w:val="24"/>
        </w:rPr>
        <w:t xml:space="preserve"> d</w:t>
      </w:r>
      <w:r w:rsidR="00693248" w:rsidRPr="00B04118">
        <w:rPr>
          <w:rFonts w:ascii="Times New Roman" w:hAnsi="Times New Roman" w:cs="Times New Roman"/>
          <w:sz w:val="24"/>
          <w:szCs w:val="24"/>
          <w:vertAlign w:val="superscript"/>
        </w:rPr>
        <w:t>-1</w:t>
      </w:r>
      <w:r w:rsidR="00693248">
        <w:rPr>
          <w:rFonts w:ascii="Times New Roman" w:hAnsi="Times New Roman" w:cs="Times New Roman"/>
          <w:sz w:val="24"/>
          <w:szCs w:val="24"/>
        </w:rPr>
        <w:t xml:space="preserve">, or </w:t>
      </w:r>
      <w:r w:rsidR="00693248" w:rsidRPr="00BD673E">
        <w:rPr>
          <w:rFonts w:ascii="Times New Roman" w:hAnsi="Times New Roman" w:cs="Times New Roman"/>
          <w:color w:val="FF0000"/>
          <w:sz w:val="24"/>
          <w:szCs w:val="24"/>
        </w:rPr>
        <w:t>X</w:t>
      </w:r>
      <w:r w:rsidR="00693248">
        <w:rPr>
          <w:rFonts w:ascii="Times New Roman" w:hAnsi="Times New Roman" w:cs="Times New Roman"/>
          <w:sz w:val="24"/>
          <w:szCs w:val="24"/>
        </w:rPr>
        <w:t xml:space="preserve"> g C m</w:t>
      </w:r>
      <w:r w:rsidR="00693248" w:rsidRPr="00B04118">
        <w:rPr>
          <w:rFonts w:ascii="Times New Roman" w:hAnsi="Times New Roman" w:cs="Times New Roman"/>
          <w:sz w:val="24"/>
          <w:szCs w:val="24"/>
          <w:vertAlign w:val="superscript"/>
        </w:rPr>
        <w:t>-2</w:t>
      </w:r>
      <w:r w:rsidR="00693248">
        <w:rPr>
          <w:rFonts w:ascii="Times New Roman" w:hAnsi="Times New Roman" w:cs="Times New Roman"/>
          <w:sz w:val="24"/>
          <w:szCs w:val="24"/>
        </w:rPr>
        <w:t xml:space="preserve"> d</w:t>
      </w:r>
      <w:r w:rsidR="00693248" w:rsidRPr="00B04118">
        <w:rPr>
          <w:rFonts w:ascii="Times New Roman" w:hAnsi="Times New Roman" w:cs="Times New Roman"/>
          <w:sz w:val="24"/>
          <w:szCs w:val="24"/>
          <w:vertAlign w:val="superscript"/>
        </w:rPr>
        <w:t>-1</w:t>
      </w:r>
      <w:r w:rsidR="00693248">
        <w:rPr>
          <w:rFonts w:ascii="Times New Roman" w:hAnsi="Times New Roman" w:cs="Times New Roman"/>
          <w:sz w:val="24"/>
          <w:szCs w:val="24"/>
        </w:rPr>
        <w:t xml:space="preserve">).  </w:t>
      </w:r>
      <w:r w:rsidR="00D648FB">
        <w:rPr>
          <w:rFonts w:ascii="Times New Roman" w:hAnsi="Times New Roman" w:cs="Times New Roman"/>
          <w:sz w:val="24"/>
          <w:szCs w:val="24"/>
        </w:rPr>
        <w:t>This s</w:t>
      </w:r>
      <w:r w:rsidR="00693248">
        <w:rPr>
          <w:rFonts w:ascii="Times New Roman" w:hAnsi="Times New Roman" w:cs="Times New Roman"/>
          <w:sz w:val="24"/>
          <w:szCs w:val="24"/>
        </w:rPr>
        <w:t xml:space="preserve">easonality of terrestrial OC consumption </w:t>
      </w:r>
      <w:r w:rsidR="0063312F">
        <w:rPr>
          <w:rFonts w:ascii="Times New Roman" w:hAnsi="Times New Roman" w:cs="Times New Roman"/>
          <w:sz w:val="24"/>
          <w:szCs w:val="24"/>
        </w:rPr>
        <w:t xml:space="preserve">is consistent with </w:t>
      </w:r>
      <w:r w:rsidR="00667BEF">
        <w:rPr>
          <w:rFonts w:ascii="Times New Roman" w:hAnsi="Times New Roman" w:cs="Times New Roman"/>
          <w:sz w:val="24"/>
          <w:szCs w:val="24"/>
        </w:rPr>
        <w:t>the seasonality</w:t>
      </w:r>
      <w:r w:rsidR="00D648FB">
        <w:rPr>
          <w:rFonts w:ascii="Times New Roman" w:hAnsi="Times New Roman" w:cs="Times New Roman"/>
          <w:sz w:val="24"/>
          <w:szCs w:val="24"/>
        </w:rPr>
        <w:t xml:space="preserve"> of</w:t>
      </w:r>
      <w:r w:rsidR="00693248">
        <w:rPr>
          <w:rFonts w:ascii="Times New Roman" w:hAnsi="Times New Roman" w:cs="Times New Roman"/>
          <w:sz w:val="24"/>
          <w:szCs w:val="24"/>
        </w:rPr>
        <w:t xml:space="preserve"> terrestrial OC influx </w:t>
      </w:r>
      <w:r w:rsidR="00667BEF">
        <w:rPr>
          <w:rFonts w:ascii="Times New Roman" w:hAnsi="Times New Roman" w:cs="Times New Roman"/>
          <w:sz w:val="24"/>
          <w:szCs w:val="24"/>
        </w:rPr>
        <w:t>into</w:t>
      </w:r>
      <w:r w:rsidR="00D648FB">
        <w:rPr>
          <w:rFonts w:ascii="Times New Roman" w:hAnsi="Times New Roman" w:cs="Times New Roman"/>
          <w:sz w:val="24"/>
          <w:szCs w:val="24"/>
        </w:rPr>
        <w:t xml:space="preserve"> boreal/sub-arctic lakes, with most input </w:t>
      </w:r>
      <w:r w:rsidR="00693248">
        <w:rPr>
          <w:rFonts w:ascii="Times New Roman" w:hAnsi="Times New Roman" w:cs="Times New Roman"/>
          <w:sz w:val="24"/>
          <w:szCs w:val="24"/>
        </w:rPr>
        <w:t>occur</w:t>
      </w:r>
      <w:r w:rsidR="00D648FB">
        <w:rPr>
          <w:rFonts w:ascii="Times New Roman" w:hAnsi="Times New Roman" w:cs="Times New Roman"/>
          <w:sz w:val="24"/>
          <w:szCs w:val="24"/>
        </w:rPr>
        <w:t xml:space="preserve">ring </w:t>
      </w:r>
      <w:r w:rsidR="00693248">
        <w:rPr>
          <w:rFonts w:ascii="Times New Roman" w:hAnsi="Times New Roman" w:cs="Times New Roman"/>
          <w:sz w:val="24"/>
          <w:szCs w:val="24"/>
        </w:rPr>
        <w:t>during the spring freshet (</w:t>
      </w:r>
      <w:r w:rsidR="00693248" w:rsidRPr="00667BEF">
        <w:rPr>
          <w:rFonts w:ascii="Times New Roman" w:hAnsi="Times New Roman" w:cs="Times New Roman"/>
          <w:color w:val="FF0000"/>
          <w:sz w:val="24"/>
          <w:szCs w:val="24"/>
        </w:rPr>
        <w:t>ref</w:t>
      </w:r>
      <w:r w:rsidR="0063312F" w:rsidRPr="00667BEF">
        <w:rPr>
          <w:rFonts w:ascii="Times New Roman" w:hAnsi="Times New Roman" w:cs="Times New Roman"/>
          <w:color w:val="FF0000"/>
          <w:sz w:val="24"/>
          <w:szCs w:val="24"/>
        </w:rPr>
        <w:t>s</w:t>
      </w:r>
      <w:r w:rsidR="00693248">
        <w:rPr>
          <w:rFonts w:ascii="Times New Roman" w:hAnsi="Times New Roman" w:cs="Times New Roman"/>
          <w:sz w:val="24"/>
          <w:szCs w:val="24"/>
        </w:rPr>
        <w:t>)</w:t>
      </w:r>
      <w:r w:rsidR="00D648FB">
        <w:rPr>
          <w:rFonts w:ascii="Times New Roman" w:hAnsi="Times New Roman" w:cs="Times New Roman"/>
          <w:sz w:val="24"/>
          <w:szCs w:val="24"/>
        </w:rPr>
        <w:t>, followed by</w:t>
      </w:r>
      <w:r w:rsidR="001F021A">
        <w:rPr>
          <w:rFonts w:ascii="Times New Roman" w:hAnsi="Times New Roman" w:cs="Times New Roman"/>
          <w:sz w:val="24"/>
          <w:szCs w:val="24"/>
        </w:rPr>
        <w:t xml:space="preserve"> </w:t>
      </w:r>
      <w:r w:rsidR="00D648FB">
        <w:rPr>
          <w:rFonts w:ascii="Times New Roman" w:hAnsi="Times New Roman" w:cs="Times New Roman"/>
          <w:sz w:val="24"/>
          <w:szCs w:val="24"/>
        </w:rPr>
        <w:t>little</w:t>
      </w:r>
      <w:r w:rsidR="00693248">
        <w:rPr>
          <w:rFonts w:ascii="Times New Roman" w:hAnsi="Times New Roman" w:cs="Times New Roman"/>
          <w:sz w:val="24"/>
          <w:szCs w:val="24"/>
        </w:rPr>
        <w:t xml:space="preserve"> </w:t>
      </w:r>
      <w:r w:rsidR="00D648FB">
        <w:rPr>
          <w:rFonts w:ascii="Times New Roman" w:hAnsi="Times New Roman" w:cs="Times New Roman"/>
          <w:sz w:val="24"/>
          <w:szCs w:val="24"/>
        </w:rPr>
        <w:t>summer/</w:t>
      </w:r>
      <w:r w:rsidR="001F021A">
        <w:rPr>
          <w:rFonts w:ascii="Times New Roman" w:hAnsi="Times New Roman" w:cs="Times New Roman"/>
          <w:sz w:val="24"/>
          <w:szCs w:val="24"/>
        </w:rPr>
        <w:t xml:space="preserve">fall </w:t>
      </w:r>
      <w:r w:rsidR="00693248">
        <w:rPr>
          <w:rFonts w:ascii="Times New Roman" w:hAnsi="Times New Roman" w:cs="Times New Roman"/>
          <w:sz w:val="24"/>
          <w:szCs w:val="24"/>
        </w:rPr>
        <w:t xml:space="preserve">runoff </w:t>
      </w:r>
      <w:r w:rsidR="00D648FB">
        <w:rPr>
          <w:rFonts w:ascii="Times New Roman" w:hAnsi="Times New Roman" w:cs="Times New Roman"/>
          <w:sz w:val="24"/>
          <w:szCs w:val="24"/>
        </w:rPr>
        <w:t xml:space="preserve">and reduced influx of </w:t>
      </w:r>
      <w:proofErr w:type="spellStart"/>
      <w:r w:rsidR="004A664B">
        <w:rPr>
          <w:rFonts w:ascii="Times New Roman" w:hAnsi="Times New Roman" w:cs="Times New Roman"/>
          <w:sz w:val="24"/>
          <w:szCs w:val="24"/>
        </w:rPr>
        <w:lastRenderedPageBreak/>
        <w:t>mineralizable</w:t>
      </w:r>
      <w:proofErr w:type="spellEnd"/>
      <w:r w:rsidR="004A664B">
        <w:rPr>
          <w:rFonts w:ascii="Times New Roman" w:hAnsi="Times New Roman" w:cs="Times New Roman"/>
          <w:sz w:val="24"/>
          <w:szCs w:val="24"/>
        </w:rPr>
        <w:t xml:space="preserve"> </w:t>
      </w:r>
      <w:r w:rsidR="00693248">
        <w:rPr>
          <w:rFonts w:ascii="Times New Roman" w:hAnsi="Times New Roman" w:cs="Times New Roman"/>
          <w:sz w:val="24"/>
          <w:szCs w:val="24"/>
        </w:rPr>
        <w:t>exogenous materials to the lakes</w:t>
      </w:r>
      <w:r w:rsidR="004A664B">
        <w:rPr>
          <w:rFonts w:ascii="Times New Roman" w:hAnsi="Times New Roman" w:cs="Times New Roman"/>
          <w:sz w:val="24"/>
          <w:szCs w:val="24"/>
        </w:rPr>
        <w:t xml:space="preserve"> (which is </w:t>
      </w:r>
      <w:r w:rsidR="001F021A">
        <w:rPr>
          <w:rFonts w:ascii="Times New Roman" w:hAnsi="Times New Roman" w:cs="Times New Roman"/>
          <w:sz w:val="24"/>
          <w:szCs w:val="24"/>
        </w:rPr>
        <w:t>especially tru</w:t>
      </w:r>
      <w:r w:rsidR="006E6514">
        <w:rPr>
          <w:rFonts w:ascii="Times New Roman" w:hAnsi="Times New Roman" w:cs="Times New Roman"/>
          <w:sz w:val="24"/>
          <w:szCs w:val="24"/>
        </w:rPr>
        <w:t xml:space="preserve">e </w:t>
      </w:r>
      <w:r w:rsidR="004A664B">
        <w:rPr>
          <w:rFonts w:ascii="Times New Roman" w:hAnsi="Times New Roman" w:cs="Times New Roman"/>
          <w:sz w:val="24"/>
          <w:szCs w:val="24"/>
        </w:rPr>
        <w:t>for</w:t>
      </w:r>
      <w:r w:rsidR="006E6514">
        <w:rPr>
          <w:rFonts w:ascii="Times New Roman" w:hAnsi="Times New Roman" w:cs="Times New Roman"/>
          <w:sz w:val="24"/>
          <w:szCs w:val="24"/>
        </w:rPr>
        <w:t xml:space="preserve"> the precipitation-poor </w:t>
      </w:r>
      <w:r w:rsidR="004A664B">
        <w:rPr>
          <w:rFonts w:ascii="Times New Roman" w:hAnsi="Times New Roman" w:cs="Times New Roman"/>
          <w:sz w:val="24"/>
          <w:szCs w:val="24"/>
        </w:rPr>
        <w:t>YRB [</w:t>
      </w:r>
      <w:proofErr w:type="spellStart"/>
      <w:r w:rsidR="00A0631D">
        <w:rPr>
          <w:rFonts w:ascii="Times New Roman" w:hAnsi="Times New Roman" w:cs="Times New Roman"/>
          <w:sz w:val="24"/>
          <w:szCs w:val="24"/>
        </w:rPr>
        <w:t>Stackpoole</w:t>
      </w:r>
      <w:proofErr w:type="spellEnd"/>
      <w:r w:rsidR="00A0631D">
        <w:rPr>
          <w:rFonts w:ascii="Times New Roman" w:hAnsi="Times New Roman" w:cs="Times New Roman"/>
          <w:sz w:val="24"/>
          <w:szCs w:val="24"/>
        </w:rPr>
        <w:t xml:space="preserve"> et al. 2017</w:t>
      </w:r>
      <w:r w:rsidR="004A664B">
        <w:rPr>
          <w:rFonts w:ascii="Times New Roman" w:hAnsi="Times New Roman" w:cs="Times New Roman"/>
          <w:sz w:val="24"/>
          <w:szCs w:val="24"/>
        </w:rPr>
        <w:t>]</w:t>
      </w:r>
      <w:r w:rsidR="00A0631D">
        <w:rPr>
          <w:rFonts w:ascii="Times New Roman" w:hAnsi="Times New Roman" w:cs="Times New Roman"/>
          <w:sz w:val="24"/>
          <w:szCs w:val="24"/>
        </w:rPr>
        <w:t xml:space="preserve">) </w:t>
      </w:r>
      <w:r w:rsidR="006E6514">
        <w:rPr>
          <w:rFonts w:ascii="Times New Roman" w:hAnsi="Times New Roman" w:cs="Times New Roman"/>
          <w:sz w:val="24"/>
          <w:szCs w:val="24"/>
        </w:rPr>
        <w:t>YRB</w:t>
      </w:r>
      <w:r w:rsidR="00693248">
        <w:rPr>
          <w:rFonts w:ascii="Times New Roman" w:hAnsi="Times New Roman" w:cs="Times New Roman"/>
          <w:sz w:val="24"/>
          <w:szCs w:val="24"/>
        </w:rPr>
        <w:t xml:space="preserve">. </w:t>
      </w:r>
      <w:r w:rsidR="004776D1">
        <w:rPr>
          <w:rFonts w:ascii="Times New Roman" w:hAnsi="Times New Roman" w:cs="Times New Roman"/>
          <w:sz w:val="24"/>
          <w:szCs w:val="24"/>
        </w:rPr>
        <w:t xml:space="preserve"> When scaled to the whole YRB, lake mineralization rates of terrestrial OC currently represent a minor term (</w:t>
      </w:r>
      <w:r w:rsidR="004776D1" w:rsidRPr="00053948">
        <w:rPr>
          <w:rFonts w:ascii="Times New Roman" w:hAnsi="Times New Roman" w:cs="Times New Roman"/>
          <w:color w:val="FF0000"/>
          <w:sz w:val="24"/>
          <w:szCs w:val="24"/>
        </w:rPr>
        <w:t>X</w:t>
      </w:r>
      <w:r w:rsidR="004776D1">
        <w:rPr>
          <w:rFonts w:ascii="Times New Roman" w:hAnsi="Times New Roman" w:cs="Times New Roman"/>
          <w:sz w:val="24"/>
          <w:szCs w:val="24"/>
        </w:rPr>
        <w:t xml:space="preserve"> </w:t>
      </w:r>
      <w:proofErr w:type="spellStart"/>
      <w:r w:rsidR="004776D1">
        <w:rPr>
          <w:rFonts w:ascii="Times New Roman" w:hAnsi="Times New Roman" w:cs="Times New Roman"/>
          <w:sz w:val="24"/>
          <w:szCs w:val="24"/>
        </w:rPr>
        <w:t>Tg</w:t>
      </w:r>
      <w:proofErr w:type="spellEnd"/>
      <w:r w:rsidR="004776D1">
        <w:rPr>
          <w:rFonts w:ascii="Times New Roman" w:hAnsi="Times New Roman" w:cs="Times New Roman"/>
          <w:sz w:val="24"/>
          <w:szCs w:val="24"/>
        </w:rPr>
        <w:t xml:space="preserve"> OC yr</w:t>
      </w:r>
      <w:r w:rsidR="004776D1" w:rsidRPr="00053948">
        <w:rPr>
          <w:rFonts w:ascii="Times New Roman" w:hAnsi="Times New Roman" w:cs="Times New Roman"/>
          <w:sz w:val="24"/>
          <w:szCs w:val="24"/>
          <w:vertAlign w:val="superscript"/>
        </w:rPr>
        <w:t>-1</w:t>
      </w:r>
      <w:r w:rsidR="004776D1">
        <w:rPr>
          <w:rFonts w:ascii="Times New Roman" w:hAnsi="Times New Roman" w:cs="Times New Roman"/>
          <w:sz w:val="24"/>
          <w:szCs w:val="24"/>
        </w:rPr>
        <w:t xml:space="preserve">, using spring baseline R and lake area of </w:t>
      </w:r>
      <w:r w:rsidR="004776D1" w:rsidRPr="00053948">
        <w:rPr>
          <w:rFonts w:ascii="Times New Roman" w:hAnsi="Times New Roman" w:cs="Times New Roman"/>
          <w:color w:val="FF0000"/>
          <w:sz w:val="24"/>
          <w:szCs w:val="24"/>
        </w:rPr>
        <w:t>X</w:t>
      </w:r>
      <w:r w:rsidR="004776D1">
        <w:rPr>
          <w:rFonts w:ascii="Times New Roman" w:hAnsi="Times New Roman" w:cs="Times New Roman"/>
          <w:sz w:val="24"/>
          <w:szCs w:val="24"/>
        </w:rPr>
        <w:t xml:space="preserve"> km</w:t>
      </w:r>
      <w:r w:rsidR="004776D1" w:rsidRPr="00053948">
        <w:rPr>
          <w:rFonts w:ascii="Times New Roman" w:hAnsi="Times New Roman" w:cs="Times New Roman"/>
          <w:sz w:val="24"/>
          <w:szCs w:val="24"/>
          <w:vertAlign w:val="superscript"/>
        </w:rPr>
        <w:t>2</w:t>
      </w:r>
      <w:r w:rsidR="004776D1">
        <w:rPr>
          <w:rFonts w:ascii="Times New Roman" w:hAnsi="Times New Roman" w:cs="Times New Roman"/>
          <w:sz w:val="24"/>
          <w:szCs w:val="24"/>
        </w:rPr>
        <w:t xml:space="preserve"> [</w:t>
      </w:r>
      <w:proofErr w:type="spellStart"/>
      <w:r w:rsidR="004776D1">
        <w:rPr>
          <w:rFonts w:ascii="Times New Roman" w:hAnsi="Times New Roman" w:cs="Times New Roman"/>
          <w:sz w:val="24"/>
          <w:szCs w:val="24"/>
        </w:rPr>
        <w:t>Stackpoole</w:t>
      </w:r>
      <w:proofErr w:type="spellEnd"/>
      <w:r w:rsidR="004776D1">
        <w:rPr>
          <w:rFonts w:ascii="Times New Roman" w:hAnsi="Times New Roman" w:cs="Times New Roman"/>
          <w:sz w:val="24"/>
          <w:szCs w:val="24"/>
        </w:rPr>
        <w:t xml:space="preserve"> et al. 2017]).  Had we missed CH</w:t>
      </w:r>
      <w:r w:rsidR="004776D1" w:rsidRPr="004E4726">
        <w:rPr>
          <w:rFonts w:ascii="Times New Roman" w:hAnsi="Times New Roman" w:cs="Times New Roman"/>
          <w:sz w:val="24"/>
          <w:szCs w:val="24"/>
          <w:vertAlign w:val="subscript"/>
        </w:rPr>
        <w:t>4</w:t>
      </w:r>
      <w:r w:rsidR="004776D1">
        <w:rPr>
          <w:rFonts w:ascii="Times New Roman" w:hAnsi="Times New Roman" w:cs="Times New Roman"/>
          <w:sz w:val="24"/>
          <w:szCs w:val="24"/>
        </w:rPr>
        <w:t xml:space="preserve"> released from thawing lake margins, it would not have amounted to much extra OC (potential amount estimate</w:t>
      </w:r>
      <w:r w:rsidR="005F6181">
        <w:rPr>
          <w:rFonts w:ascii="Times New Roman" w:hAnsi="Times New Roman" w:cs="Times New Roman"/>
          <w:sz w:val="24"/>
          <w:szCs w:val="24"/>
        </w:rPr>
        <w:t xml:space="preserve">d by </w:t>
      </w:r>
      <w:proofErr w:type="spellStart"/>
      <w:r w:rsidR="005F6181">
        <w:rPr>
          <w:rFonts w:ascii="Times New Roman" w:hAnsi="Times New Roman" w:cs="Times New Roman"/>
          <w:sz w:val="24"/>
          <w:szCs w:val="24"/>
        </w:rPr>
        <w:t>Stackpoole</w:t>
      </w:r>
      <w:proofErr w:type="spellEnd"/>
      <w:r w:rsidR="005F6181">
        <w:rPr>
          <w:rFonts w:ascii="Times New Roman" w:hAnsi="Times New Roman" w:cs="Times New Roman"/>
          <w:sz w:val="24"/>
          <w:szCs w:val="24"/>
        </w:rPr>
        <w:t xml:space="preserve"> et al. (2017)), and </w:t>
      </w:r>
      <w:r w:rsidR="004776D1">
        <w:rPr>
          <w:rFonts w:ascii="Times New Roman" w:hAnsi="Times New Roman" w:cs="Times New Roman"/>
          <w:sz w:val="24"/>
          <w:szCs w:val="24"/>
        </w:rPr>
        <w:t>radio-isotope composition of lake OC (</w:t>
      </w:r>
      <w:r w:rsidR="004776D1" w:rsidRPr="005A7115">
        <w:rPr>
          <w:rFonts w:ascii="Times New Roman" w:hAnsi="Times New Roman" w:cs="Times New Roman"/>
          <w:sz w:val="24"/>
          <w:szCs w:val="24"/>
          <w:vertAlign w:val="superscript"/>
        </w:rPr>
        <w:t>14</w:t>
      </w:r>
      <w:r w:rsidR="004776D1">
        <w:rPr>
          <w:rFonts w:ascii="Times New Roman" w:hAnsi="Times New Roman" w:cs="Times New Roman"/>
          <w:sz w:val="24"/>
          <w:szCs w:val="24"/>
        </w:rPr>
        <w:t xml:space="preserve">C-DOC) confirmed little current input of ancient terrestrial OC in </w:t>
      </w:r>
      <w:r w:rsidR="00316841">
        <w:rPr>
          <w:rFonts w:ascii="Times New Roman" w:hAnsi="Times New Roman" w:cs="Times New Roman"/>
          <w:sz w:val="24"/>
          <w:szCs w:val="24"/>
        </w:rPr>
        <w:t xml:space="preserve">a subset of </w:t>
      </w:r>
      <w:r w:rsidR="004776D1">
        <w:rPr>
          <w:rFonts w:ascii="Times New Roman" w:hAnsi="Times New Roman" w:cs="Times New Roman"/>
          <w:sz w:val="24"/>
          <w:szCs w:val="24"/>
        </w:rPr>
        <w:t>study lakes (</w:t>
      </w:r>
      <w:r w:rsidR="004776D1" w:rsidRPr="003A2F11">
        <w:rPr>
          <w:rFonts w:ascii="Times New Roman" w:hAnsi="Times New Roman" w:cs="Times New Roman"/>
          <w:color w:val="FF0000"/>
          <w:sz w:val="24"/>
          <w:szCs w:val="24"/>
        </w:rPr>
        <w:t>Fraction modern statistics</w:t>
      </w:r>
      <w:r w:rsidR="004776D1">
        <w:rPr>
          <w:rFonts w:ascii="Times New Roman" w:hAnsi="Times New Roman" w:cs="Times New Roman"/>
          <w:sz w:val="24"/>
          <w:szCs w:val="24"/>
        </w:rPr>
        <w:t>; Fig. S</w:t>
      </w:r>
      <w:r w:rsidR="0017326E">
        <w:rPr>
          <w:rFonts w:ascii="Times New Roman" w:hAnsi="Times New Roman" w:cs="Times New Roman"/>
          <w:color w:val="FF0000"/>
          <w:sz w:val="24"/>
          <w:szCs w:val="24"/>
        </w:rPr>
        <w:t>5</w:t>
      </w:r>
      <w:r w:rsidR="004776D1">
        <w:rPr>
          <w:rFonts w:ascii="Times New Roman" w:hAnsi="Times New Roman" w:cs="Times New Roman"/>
          <w:sz w:val="24"/>
          <w:szCs w:val="24"/>
        </w:rPr>
        <w:t xml:space="preserve">).  Clearly, YRB lakes collectively mineralized little </w:t>
      </w:r>
      <w:r w:rsidR="004776D1" w:rsidRPr="005F28EF">
        <w:rPr>
          <w:rFonts w:ascii="Times New Roman" w:hAnsi="Times New Roman" w:cs="Times New Roman"/>
          <w:sz w:val="24"/>
          <w:szCs w:val="24"/>
        </w:rPr>
        <w:t>terrestrial OC</w:t>
      </w:r>
      <w:r w:rsidR="004776D1">
        <w:rPr>
          <w:rFonts w:ascii="Times New Roman" w:hAnsi="Times New Roman" w:cs="Times New Roman"/>
          <w:sz w:val="24"/>
          <w:szCs w:val="24"/>
        </w:rPr>
        <w:t xml:space="preserve"> relative to endogenous (lake-derived) OC, and the lakes are not hot-spots of terrestrial C processing and transformation, as is commonly assumed for </w:t>
      </w:r>
      <w:r w:rsidR="009634D5">
        <w:rPr>
          <w:rFonts w:ascii="Times New Roman" w:hAnsi="Times New Roman" w:cs="Times New Roman"/>
          <w:sz w:val="24"/>
          <w:szCs w:val="24"/>
        </w:rPr>
        <w:t xml:space="preserve">northern </w:t>
      </w:r>
      <w:r w:rsidR="004776D1">
        <w:rPr>
          <w:rFonts w:ascii="Times New Roman" w:hAnsi="Times New Roman" w:cs="Times New Roman"/>
          <w:sz w:val="24"/>
          <w:szCs w:val="24"/>
        </w:rPr>
        <w:t>lakes (refs)</w:t>
      </w:r>
      <w:r w:rsidR="004776D1" w:rsidRPr="005F28EF">
        <w:rPr>
          <w:rFonts w:ascii="Times New Roman" w:hAnsi="Times New Roman" w:cs="Times New Roman"/>
          <w:sz w:val="24"/>
          <w:szCs w:val="24"/>
        </w:rPr>
        <w:t>.</w:t>
      </w:r>
    </w:p>
    <w:p w14:paraId="7D446676" w14:textId="77777777" w:rsidR="004776D1" w:rsidRDefault="004776D1" w:rsidP="00693248">
      <w:pPr>
        <w:spacing w:after="0" w:line="480" w:lineRule="auto"/>
        <w:rPr>
          <w:rFonts w:ascii="Times New Roman" w:hAnsi="Times New Roman" w:cs="Times New Roman"/>
          <w:sz w:val="24"/>
          <w:szCs w:val="24"/>
        </w:rPr>
      </w:pPr>
    </w:p>
    <w:p w14:paraId="441BAC6F" w14:textId="7D22B3AB" w:rsidR="00693248" w:rsidRDefault="008F7261" w:rsidP="00693248">
      <w:pPr>
        <w:spacing w:after="0" w:line="480" w:lineRule="auto"/>
        <w:rPr>
          <w:rFonts w:ascii="Times New Roman" w:hAnsi="Times New Roman" w:cs="Times New Roman"/>
          <w:sz w:val="24"/>
          <w:szCs w:val="24"/>
        </w:rPr>
      </w:pPr>
      <w:r>
        <w:rPr>
          <w:rFonts w:ascii="Times New Roman" w:hAnsi="Times New Roman" w:cs="Times New Roman"/>
          <w:sz w:val="24"/>
          <w:szCs w:val="24"/>
        </w:rPr>
        <w:t>A</w:t>
      </w:r>
      <w:r w:rsidR="00F635E4">
        <w:rPr>
          <w:rFonts w:ascii="Times New Roman" w:hAnsi="Times New Roman" w:cs="Times New Roman"/>
          <w:sz w:val="24"/>
          <w:szCs w:val="24"/>
        </w:rPr>
        <w:t xml:space="preserve">utotrophic </w:t>
      </w:r>
      <w:r w:rsidR="00935B05">
        <w:rPr>
          <w:rFonts w:ascii="Times New Roman" w:hAnsi="Times New Roman" w:cs="Times New Roman"/>
          <w:sz w:val="24"/>
          <w:szCs w:val="24"/>
        </w:rPr>
        <w:t>production</w:t>
      </w:r>
      <w:r w:rsidR="00F635E4">
        <w:rPr>
          <w:rFonts w:ascii="Times New Roman" w:hAnsi="Times New Roman" w:cs="Times New Roman"/>
          <w:sz w:val="24"/>
          <w:szCs w:val="24"/>
        </w:rPr>
        <w:t xml:space="preserve"> was so efficient in spring that </w:t>
      </w:r>
      <w:r w:rsidR="001E1E0C">
        <w:rPr>
          <w:rFonts w:ascii="Times New Roman" w:hAnsi="Times New Roman" w:cs="Times New Roman"/>
          <w:sz w:val="24"/>
          <w:szCs w:val="24"/>
        </w:rPr>
        <w:t xml:space="preserve">a major fraction of endogenous OC escaped heterotrophic mineralization </w:t>
      </w:r>
      <w:r w:rsidR="001E1E0C" w:rsidRPr="005D3101">
        <w:rPr>
          <w:rFonts w:ascii="Times New Roman" w:hAnsi="Times New Roman" w:cs="Times New Roman"/>
          <w:sz w:val="24"/>
          <w:szCs w:val="24"/>
          <w:highlight w:val="yellow"/>
          <w:rPrChange w:id="25" w:author="CATHERINE D. KUHN" w:date="2017-08-24T12:25:00Z">
            <w:rPr>
              <w:rFonts w:ascii="Times New Roman" w:hAnsi="Times New Roman" w:cs="Times New Roman"/>
              <w:sz w:val="24"/>
              <w:szCs w:val="24"/>
            </w:rPr>
          </w:rPrChange>
        </w:rPr>
        <w:t>(i.e., spring s</w:t>
      </w:r>
      <w:r w:rsidRPr="005D3101">
        <w:rPr>
          <w:rFonts w:ascii="Times New Roman" w:hAnsi="Times New Roman" w:cs="Times New Roman"/>
          <w:sz w:val="24"/>
          <w:szCs w:val="24"/>
          <w:highlight w:val="yellow"/>
          <w:rPrChange w:id="26" w:author="CATHERINE D. KUHN" w:date="2017-08-24T12:25:00Z">
            <w:rPr>
              <w:rFonts w:ascii="Times New Roman" w:hAnsi="Times New Roman" w:cs="Times New Roman"/>
              <w:sz w:val="24"/>
              <w:szCs w:val="24"/>
            </w:rPr>
          </w:rPrChange>
        </w:rPr>
        <w:t>lope of R vs. GPP &lt;&lt; 1, fig. 2)</w:t>
      </w:r>
      <w:r>
        <w:rPr>
          <w:rFonts w:ascii="Times New Roman" w:hAnsi="Times New Roman" w:cs="Times New Roman"/>
          <w:sz w:val="24"/>
          <w:szCs w:val="24"/>
        </w:rPr>
        <w:t xml:space="preserve">, in turn </w:t>
      </w:r>
      <w:proofErr w:type="spellStart"/>
      <w:r w:rsidR="00956AD6">
        <w:rPr>
          <w:rFonts w:ascii="Times New Roman" w:hAnsi="Times New Roman" w:cs="Times New Roman"/>
          <w:sz w:val="24"/>
          <w:szCs w:val="24"/>
        </w:rPr>
        <w:t>fuell</w:t>
      </w:r>
      <w:r>
        <w:rPr>
          <w:rFonts w:ascii="Times New Roman" w:hAnsi="Times New Roman" w:cs="Times New Roman"/>
          <w:sz w:val="24"/>
          <w:szCs w:val="24"/>
        </w:rPr>
        <w:t>ing</w:t>
      </w:r>
      <w:proofErr w:type="spellEnd"/>
      <w:r>
        <w:rPr>
          <w:rFonts w:ascii="Times New Roman" w:hAnsi="Times New Roman" w:cs="Times New Roman"/>
          <w:sz w:val="24"/>
          <w:szCs w:val="24"/>
        </w:rPr>
        <w:t xml:space="preserve"> </w:t>
      </w:r>
      <w:r w:rsidR="0037423A">
        <w:rPr>
          <w:rFonts w:ascii="Times New Roman" w:hAnsi="Times New Roman" w:cs="Times New Roman"/>
          <w:sz w:val="24"/>
          <w:szCs w:val="24"/>
        </w:rPr>
        <w:t xml:space="preserve">the massive shift </w:t>
      </w:r>
      <w:r w:rsidR="00956AD6">
        <w:rPr>
          <w:rFonts w:ascii="Times New Roman" w:hAnsi="Times New Roman" w:cs="Times New Roman"/>
          <w:sz w:val="24"/>
          <w:szCs w:val="24"/>
        </w:rPr>
        <w:t xml:space="preserve">to fall </w:t>
      </w:r>
      <w:r w:rsidR="00F635E4">
        <w:rPr>
          <w:rFonts w:ascii="Times New Roman" w:hAnsi="Times New Roman" w:cs="Times New Roman"/>
          <w:sz w:val="24"/>
          <w:szCs w:val="24"/>
        </w:rPr>
        <w:t>heterotrophy</w:t>
      </w:r>
      <w:r w:rsidR="00956AD6">
        <w:rPr>
          <w:rFonts w:ascii="Times New Roman" w:hAnsi="Times New Roman" w:cs="Times New Roman"/>
          <w:sz w:val="24"/>
          <w:szCs w:val="24"/>
        </w:rPr>
        <w:t xml:space="preserve">, </w:t>
      </w:r>
      <w:r w:rsidR="0037423A">
        <w:rPr>
          <w:rFonts w:ascii="Times New Roman" w:hAnsi="Times New Roman" w:cs="Times New Roman"/>
          <w:sz w:val="24"/>
          <w:szCs w:val="24"/>
        </w:rPr>
        <w:t>as indicated by</w:t>
      </w:r>
      <w:r w:rsidR="005915FF">
        <w:rPr>
          <w:rFonts w:ascii="Times New Roman" w:hAnsi="Times New Roman" w:cs="Times New Roman"/>
          <w:sz w:val="24"/>
          <w:szCs w:val="24"/>
        </w:rPr>
        <w:t xml:space="preserve"> the</w:t>
      </w:r>
      <w:r w:rsidR="009461EC">
        <w:rPr>
          <w:rFonts w:ascii="Times New Roman" w:hAnsi="Times New Roman" w:cs="Times New Roman"/>
          <w:sz w:val="24"/>
          <w:szCs w:val="24"/>
        </w:rPr>
        <w:t xml:space="preserve"> largest </w:t>
      </w:r>
      <w:r w:rsidR="005915FF">
        <w:rPr>
          <w:rFonts w:ascii="Times New Roman" w:hAnsi="Times New Roman" w:cs="Times New Roman"/>
          <w:sz w:val="24"/>
          <w:szCs w:val="24"/>
        </w:rPr>
        <w:t xml:space="preserve">seasonal </w:t>
      </w:r>
      <w:r w:rsidR="009461EC">
        <w:rPr>
          <w:rFonts w:ascii="Times New Roman" w:hAnsi="Times New Roman" w:cs="Times New Roman"/>
          <w:sz w:val="24"/>
          <w:szCs w:val="24"/>
        </w:rPr>
        <w:t xml:space="preserve">shifts </w:t>
      </w:r>
      <w:r w:rsidR="005915FF">
        <w:rPr>
          <w:rFonts w:ascii="Times New Roman" w:hAnsi="Times New Roman" w:cs="Times New Roman"/>
          <w:sz w:val="24"/>
          <w:szCs w:val="24"/>
        </w:rPr>
        <w:t xml:space="preserve">in metabolic balance </w:t>
      </w:r>
      <w:r w:rsidR="0037423A">
        <w:rPr>
          <w:rFonts w:ascii="Times New Roman" w:hAnsi="Times New Roman" w:cs="Times New Roman"/>
          <w:sz w:val="24"/>
          <w:szCs w:val="24"/>
        </w:rPr>
        <w:t xml:space="preserve">occurring </w:t>
      </w:r>
      <w:r w:rsidR="009461EC">
        <w:rPr>
          <w:rFonts w:ascii="Times New Roman" w:hAnsi="Times New Roman" w:cs="Times New Roman"/>
          <w:sz w:val="24"/>
          <w:szCs w:val="24"/>
        </w:rPr>
        <w:t xml:space="preserve">in lakes with the highest spring GPP, and </w:t>
      </w:r>
      <w:r w:rsidR="004E4726">
        <w:rPr>
          <w:rFonts w:ascii="Times New Roman" w:hAnsi="Times New Roman" w:cs="Times New Roman"/>
          <w:sz w:val="24"/>
          <w:szCs w:val="24"/>
        </w:rPr>
        <w:t xml:space="preserve">the </w:t>
      </w:r>
      <w:r w:rsidR="004E4726" w:rsidRPr="005D3101">
        <w:rPr>
          <w:rFonts w:ascii="Times New Roman" w:hAnsi="Times New Roman" w:cs="Times New Roman"/>
          <w:sz w:val="24"/>
          <w:szCs w:val="24"/>
          <w:highlight w:val="yellow"/>
          <w:rPrChange w:id="27" w:author="CATHERINE D. KUHN" w:date="2017-08-24T12:25:00Z">
            <w:rPr>
              <w:rFonts w:ascii="Times New Roman" w:hAnsi="Times New Roman" w:cs="Times New Roman"/>
              <w:sz w:val="24"/>
              <w:szCs w:val="24"/>
            </w:rPr>
          </w:rPrChange>
        </w:rPr>
        <w:t xml:space="preserve">fact that </w:t>
      </w:r>
      <w:r w:rsidR="004E4726" w:rsidRPr="005D3101">
        <w:rPr>
          <w:rFonts w:ascii="Symbol" w:hAnsi="Symbol" w:cs="Times New Roman"/>
          <w:sz w:val="24"/>
          <w:szCs w:val="24"/>
          <w:highlight w:val="yellow"/>
          <w:rPrChange w:id="28" w:author="CATHERINE D. KUHN" w:date="2017-08-24T12:25:00Z">
            <w:rPr>
              <w:rFonts w:ascii="Symbol" w:hAnsi="Symbol" w:cs="Times New Roman"/>
              <w:sz w:val="24"/>
              <w:szCs w:val="24"/>
            </w:rPr>
          </w:rPrChange>
        </w:rPr>
        <w:t></w:t>
      </w:r>
      <w:r w:rsidR="00956AD6" w:rsidRPr="005D3101">
        <w:rPr>
          <w:rFonts w:ascii="Times New Roman" w:hAnsi="Times New Roman" w:cs="Times New Roman"/>
          <w:sz w:val="24"/>
          <w:szCs w:val="24"/>
          <w:highlight w:val="yellow"/>
          <w:vertAlign w:val="superscript"/>
          <w:rPrChange w:id="29" w:author="CATHERINE D. KUHN" w:date="2017-08-24T12:25:00Z">
            <w:rPr>
              <w:rFonts w:ascii="Times New Roman" w:hAnsi="Times New Roman" w:cs="Times New Roman"/>
              <w:sz w:val="24"/>
              <w:szCs w:val="24"/>
              <w:vertAlign w:val="superscript"/>
            </w:rPr>
          </w:rPrChange>
        </w:rPr>
        <w:t>13</w:t>
      </w:r>
      <w:r w:rsidR="00956AD6" w:rsidRPr="005D3101">
        <w:rPr>
          <w:rFonts w:ascii="Times New Roman" w:hAnsi="Times New Roman" w:cs="Times New Roman"/>
          <w:sz w:val="24"/>
          <w:szCs w:val="24"/>
          <w:highlight w:val="yellow"/>
          <w:rPrChange w:id="30" w:author="CATHERINE D. KUHN" w:date="2017-08-24T12:25:00Z">
            <w:rPr>
              <w:rFonts w:ascii="Times New Roman" w:hAnsi="Times New Roman" w:cs="Times New Roman"/>
              <w:sz w:val="24"/>
              <w:szCs w:val="24"/>
            </w:rPr>
          </w:rPrChange>
        </w:rPr>
        <w:t xml:space="preserve">C signatures of </w:t>
      </w:r>
      <w:r w:rsidR="004E4726" w:rsidRPr="005D3101">
        <w:rPr>
          <w:rFonts w:ascii="Times New Roman" w:hAnsi="Times New Roman" w:cs="Times New Roman"/>
          <w:sz w:val="24"/>
          <w:szCs w:val="24"/>
          <w:highlight w:val="yellow"/>
          <w:rPrChange w:id="31" w:author="CATHERINE D. KUHN" w:date="2017-08-24T12:25:00Z">
            <w:rPr>
              <w:rFonts w:ascii="Times New Roman" w:hAnsi="Times New Roman" w:cs="Times New Roman"/>
              <w:sz w:val="24"/>
              <w:szCs w:val="24"/>
            </w:rPr>
          </w:rPrChange>
        </w:rPr>
        <w:t xml:space="preserve">fall </w:t>
      </w:r>
      <w:r w:rsidR="00956AD6" w:rsidRPr="005D3101">
        <w:rPr>
          <w:rFonts w:ascii="Times New Roman" w:hAnsi="Times New Roman" w:cs="Times New Roman"/>
          <w:sz w:val="24"/>
          <w:szCs w:val="24"/>
          <w:highlight w:val="yellow"/>
          <w:rPrChange w:id="32" w:author="CATHERINE D. KUHN" w:date="2017-08-24T12:25:00Z">
            <w:rPr>
              <w:rFonts w:ascii="Times New Roman" w:hAnsi="Times New Roman" w:cs="Times New Roman"/>
              <w:sz w:val="24"/>
              <w:szCs w:val="24"/>
            </w:rPr>
          </w:rPrChange>
        </w:rPr>
        <w:t>DIC approximated those of aquatic vegetation</w:t>
      </w:r>
      <w:r w:rsidR="00956AD6">
        <w:rPr>
          <w:rFonts w:ascii="Times New Roman" w:hAnsi="Times New Roman" w:cs="Times New Roman"/>
          <w:sz w:val="24"/>
          <w:szCs w:val="24"/>
        </w:rPr>
        <w:t xml:space="preserve"> (</w:t>
      </w:r>
      <w:r w:rsidR="00AF3290">
        <w:rPr>
          <w:rFonts w:ascii="Times New Roman" w:hAnsi="Times New Roman" w:cs="Times New Roman"/>
          <w:sz w:val="24"/>
          <w:szCs w:val="24"/>
        </w:rPr>
        <w:t xml:space="preserve">i.e., </w:t>
      </w:r>
      <w:r w:rsidR="00AF3290" w:rsidRPr="00AF3290">
        <w:rPr>
          <w:rFonts w:ascii="Times New Roman" w:hAnsi="Times New Roman" w:cs="Times New Roman"/>
          <w:color w:val="FF0000"/>
          <w:sz w:val="24"/>
          <w:szCs w:val="24"/>
        </w:rPr>
        <w:t xml:space="preserve">X per mille </w:t>
      </w:r>
      <w:r w:rsidR="00956AD6">
        <w:rPr>
          <w:rFonts w:ascii="Times New Roman" w:hAnsi="Times New Roman" w:cs="Times New Roman"/>
          <w:sz w:val="24"/>
          <w:szCs w:val="24"/>
        </w:rPr>
        <w:t>Fig.</w:t>
      </w:r>
      <w:r w:rsidR="00F635E4">
        <w:rPr>
          <w:rFonts w:ascii="Times New Roman" w:hAnsi="Times New Roman" w:cs="Times New Roman"/>
          <w:sz w:val="24"/>
          <w:szCs w:val="24"/>
        </w:rPr>
        <w:t xml:space="preserve"> </w:t>
      </w:r>
      <w:r w:rsidR="00956AD6">
        <w:rPr>
          <w:rFonts w:ascii="Times New Roman" w:hAnsi="Times New Roman" w:cs="Times New Roman"/>
          <w:sz w:val="24"/>
          <w:szCs w:val="24"/>
        </w:rPr>
        <w:t>S</w:t>
      </w:r>
      <w:r w:rsidR="0017326E">
        <w:rPr>
          <w:rFonts w:ascii="Times New Roman" w:hAnsi="Times New Roman" w:cs="Times New Roman"/>
          <w:color w:val="FF0000"/>
          <w:sz w:val="24"/>
          <w:szCs w:val="24"/>
        </w:rPr>
        <w:t>6</w:t>
      </w:r>
      <w:r w:rsidR="00956AD6">
        <w:rPr>
          <w:rFonts w:ascii="Times New Roman" w:hAnsi="Times New Roman" w:cs="Times New Roman"/>
          <w:sz w:val="24"/>
          <w:szCs w:val="24"/>
        </w:rPr>
        <w:t>)</w:t>
      </w:r>
      <w:r w:rsidR="004E4726">
        <w:rPr>
          <w:rFonts w:ascii="Times New Roman" w:hAnsi="Times New Roman" w:cs="Times New Roman"/>
          <w:sz w:val="24"/>
          <w:szCs w:val="24"/>
        </w:rPr>
        <w:t xml:space="preserve">. </w:t>
      </w:r>
      <w:r w:rsidR="00315EAC">
        <w:rPr>
          <w:rFonts w:ascii="Times New Roman" w:hAnsi="Times New Roman" w:cs="Times New Roman"/>
          <w:sz w:val="24"/>
          <w:szCs w:val="24"/>
        </w:rPr>
        <w:t>T</w:t>
      </w:r>
      <w:r w:rsidR="005915FF">
        <w:rPr>
          <w:rFonts w:ascii="Times New Roman" w:hAnsi="Times New Roman" w:cs="Times New Roman"/>
          <w:sz w:val="24"/>
          <w:szCs w:val="24"/>
        </w:rPr>
        <w:t xml:space="preserve">hese findings show a striking deviation from </w:t>
      </w:r>
      <w:r w:rsidR="004827B9">
        <w:rPr>
          <w:rFonts w:ascii="Times New Roman" w:hAnsi="Times New Roman" w:cs="Times New Roman"/>
          <w:sz w:val="24"/>
          <w:szCs w:val="24"/>
        </w:rPr>
        <w:t>the comparatively well-</w:t>
      </w:r>
      <w:r w:rsidR="005915FF">
        <w:rPr>
          <w:rFonts w:ascii="Times New Roman" w:hAnsi="Times New Roman" w:cs="Times New Roman"/>
          <w:sz w:val="24"/>
          <w:szCs w:val="24"/>
        </w:rPr>
        <w:t xml:space="preserve">studied boreal and north-temperate lakes for which terrestrial inputs widely sustain </w:t>
      </w:r>
      <w:r w:rsidR="004827B9">
        <w:rPr>
          <w:rFonts w:ascii="Times New Roman" w:hAnsi="Times New Roman" w:cs="Times New Roman"/>
          <w:sz w:val="24"/>
          <w:szCs w:val="24"/>
        </w:rPr>
        <w:t xml:space="preserve">ecosystem </w:t>
      </w:r>
      <w:r w:rsidR="005915FF">
        <w:rPr>
          <w:rFonts w:ascii="Times New Roman" w:hAnsi="Times New Roman" w:cs="Times New Roman"/>
          <w:sz w:val="24"/>
          <w:szCs w:val="24"/>
        </w:rPr>
        <w:t>heterotrophy (</w:t>
      </w:r>
      <w:proofErr w:type="spellStart"/>
      <w:r w:rsidR="005915FF">
        <w:rPr>
          <w:rFonts w:ascii="Times New Roman" w:hAnsi="Times New Roman" w:cs="Times New Roman"/>
          <w:sz w:val="24"/>
          <w:szCs w:val="24"/>
        </w:rPr>
        <w:t>Karlsson</w:t>
      </w:r>
      <w:proofErr w:type="spellEnd"/>
      <w:r w:rsidR="005915FF">
        <w:rPr>
          <w:rFonts w:ascii="Times New Roman" w:hAnsi="Times New Roman" w:cs="Times New Roman"/>
          <w:sz w:val="24"/>
          <w:szCs w:val="24"/>
        </w:rPr>
        <w:t xml:space="preserve"> et al. 2007; </w:t>
      </w:r>
      <w:proofErr w:type="spellStart"/>
      <w:r w:rsidR="004827B9">
        <w:rPr>
          <w:rFonts w:ascii="Times New Roman" w:hAnsi="Times New Roman" w:cs="Times New Roman"/>
          <w:sz w:val="24"/>
          <w:szCs w:val="24"/>
        </w:rPr>
        <w:t>Tranvik</w:t>
      </w:r>
      <w:proofErr w:type="spellEnd"/>
      <w:r w:rsidR="004827B9">
        <w:rPr>
          <w:rFonts w:ascii="Times New Roman" w:hAnsi="Times New Roman" w:cs="Times New Roman"/>
          <w:sz w:val="24"/>
          <w:szCs w:val="24"/>
        </w:rPr>
        <w:t xml:space="preserve"> et al. 2009; </w:t>
      </w:r>
      <w:proofErr w:type="spellStart"/>
      <w:r w:rsidR="005915FF">
        <w:rPr>
          <w:rFonts w:ascii="Times New Roman" w:hAnsi="Times New Roman" w:cs="Times New Roman"/>
          <w:sz w:val="24"/>
          <w:szCs w:val="24"/>
        </w:rPr>
        <w:t>Bogard</w:t>
      </w:r>
      <w:proofErr w:type="spellEnd"/>
      <w:r w:rsidR="005915FF">
        <w:rPr>
          <w:rFonts w:ascii="Times New Roman" w:hAnsi="Times New Roman" w:cs="Times New Roman"/>
          <w:sz w:val="24"/>
          <w:szCs w:val="24"/>
        </w:rPr>
        <w:t xml:space="preserve"> &amp; del Giorgio 2016)</w:t>
      </w:r>
      <w:r w:rsidR="00315EAC">
        <w:rPr>
          <w:rFonts w:ascii="Times New Roman" w:hAnsi="Times New Roman" w:cs="Times New Roman"/>
          <w:sz w:val="24"/>
          <w:szCs w:val="24"/>
        </w:rPr>
        <w:t xml:space="preserve">, </w:t>
      </w:r>
      <w:r w:rsidR="00935B05">
        <w:rPr>
          <w:rFonts w:ascii="Times New Roman" w:hAnsi="Times New Roman" w:cs="Times New Roman"/>
          <w:sz w:val="24"/>
          <w:szCs w:val="24"/>
        </w:rPr>
        <w:t>lend</w:t>
      </w:r>
      <w:r w:rsidR="00315EAC">
        <w:rPr>
          <w:rFonts w:ascii="Times New Roman" w:hAnsi="Times New Roman" w:cs="Times New Roman"/>
          <w:sz w:val="24"/>
          <w:szCs w:val="24"/>
        </w:rPr>
        <w:t>ing</w:t>
      </w:r>
      <w:r w:rsidR="00935B05">
        <w:rPr>
          <w:rFonts w:ascii="Times New Roman" w:hAnsi="Times New Roman" w:cs="Times New Roman"/>
          <w:sz w:val="24"/>
          <w:szCs w:val="24"/>
        </w:rPr>
        <w:t xml:space="preserve"> support to the hypothesis that </w:t>
      </w:r>
      <w:r w:rsidR="00C5538B">
        <w:rPr>
          <w:rFonts w:ascii="Times New Roman" w:hAnsi="Times New Roman" w:cs="Times New Roman"/>
          <w:sz w:val="24"/>
          <w:szCs w:val="24"/>
        </w:rPr>
        <w:t xml:space="preserve">autotrophy may be common in </w:t>
      </w:r>
      <w:r w:rsidR="00935B05">
        <w:rPr>
          <w:rFonts w:ascii="Times New Roman" w:hAnsi="Times New Roman" w:cs="Times New Roman"/>
          <w:sz w:val="24"/>
          <w:szCs w:val="24"/>
        </w:rPr>
        <w:t>many high-latitude lakes</w:t>
      </w:r>
      <w:r w:rsidR="00C5538B">
        <w:rPr>
          <w:rFonts w:ascii="Times New Roman" w:hAnsi="Times New Roman" w:cs="Times New Roman"/>
          <w:sz w:val="24"/>
          <w:szCs w:val="24"/>
        </w:rPr>
        <w:t xml:space="preserve">, which potentially </w:t>
      </w:r>
      <w:r w:rsidR="006F5C65">
        <w:rPr>
          <w:rFonts w:ascii="Times New Roman" w:hAnsi="Times New Roman" w:cs="Times New Roman"/>
          <w:sz w:val="24"/>
          <w:szCs w:val="24"/>
        </w:rPr>
        <w:t xml:space="preserve">exert an atmospheric </w:t>
      </w:r>
      <w:r w:rsidR="00935B05">
        <w:rPr>
          <w:rFonts w:ascii="Times New Roman" w:hAnsi="Times New Roman" w:cs="Times New Roman"/>
          <w:sz w:val="24"/>
          <w:szCs w:val="24"/>
        </w:rPr>
        <w:t xml:space="preserve">cooling effect </w:t>
      </w:r>
      <w:r w:rsidR="006F5C65">
        <w:rPr>
          <w:rFonts w:ascii="Times New Roman" w:hAnsi="Times New Roman" w:cs="Times New Roman"/>
          <w:sz w:val="24"/>
          <w:szCs w:val="24"/>
        </w:rPr>
        <w:t>via</w:t>
      </w:r>
      <w:r w:rsidR="00935B05">
        <w:rPr>
          <w:rFonts w:ascii="Times New Roman" w:hAnsi="Times New Roman" w:cs="Times New Roman"/>
          <w:sz w:val="24"/>
          <w:szCs w:val="24"/>
        </w:rPr>
        <w:t xml:space="preserve"> </w:t>
      </w:r>
      <w:r w:rsidR="006F5C65">
        <w:rPr>
          <w:rFonts w:ascii="Times New Roman" w:hAnsi="Times New Roman" w:cs="Times New Roman"/>
          <w:sz w:val="24"/>
          <w:szCs w:val="24"/>
        </w:rPr>
        <w:t xml:space="preserve">net OC accumulation </w:t>
      </w:r>
      <w:r w:rsidR="00C5538B">
        <w:rPr>
          <w:rFonts w:ascii="Times New Roman" w:hAnsi="Times New Roman" w:cs="Times New Roman"/>
          <w:sz w:val="24"/>
          <w:szCs w:val="24"/>
        </w:rPr>
        <w:t xml:space="preserve">over decadal to century-long timescales </w:t>
      </w:r>
      <w:r w:rsidR="006F5C65">
        <w:rPr>
          <w:rFonts w:ascii="Times New Roman" w:hAnsi="Times New Roman" w:cs="Times New Roman"/>
          <w:sz w:val="24"/>
          <w:szCs w:val="24"/>
        </w:rPr>
        <w:t>(</w:t>
      </w:r>
      <w:r w:rsidR="003B5EA2" w:rsidRPr="003B5EA2">
        <w:rPr>
          <w:rFonts w:ascii="Times New Roman" w:hAnsi="Times New Roman" w:cs="Times New Roman"/>
          <w:color w:val="FF0000"/>
          <w:sz w:val="24"/>
          <w:szCs w:val="24"/>
        </w:rPr>
        <w:t>Walter-Anthony et al. 2016 Nature paper here</w:t>
      </w:r>
      <w:r w:rsidR="006F5C65">
        <w:rPr>
          <w:rFonts w:ascii="Times New Roman" w:hAnsi="Times New Roman" w:cs="Times New Roman"/>
          <w:color w:val="FF0000"/>
          <w:sz w:val="24"/>
          <w:szCs w:val="24"/>
        </w:rPr>
        <w:t>)</w:t>
      </w:r>
      <w:r w:rsidR="003B5EA2" w:rsidRPr="003B5EA2">
        <w:rPr>
          <w:rFonts w:ascii="Times New Roman" w:hAnsi="Times New Roman" w:cs="Times New Roman"/>
          <w:color w:val="FF0000"/>
          <w:sz w:val="24"/>
          <w:szCs w:val="24"/>
        </w:rPr>
        <w:t>.</w:t>
      </w:r>
      <w:r w:rsidR="00EA6436">
        <w:rPr>
          <w:rFonts w:ascii="Times New Roman" w:hAnsi="Times New Roman" w:cs="Times New Roman"/>
          <w:sz w:val="24"/>
          <w:szCs w:val="24"/>
        </w:rPr>
        <w:t xml:space="preserve"> </w:t>
      </w:r>
    </w:p>
    <w:p w14:paraId="031D74AF" w14:textId="77777777" w:rsidR="0082683B" w:rsidRDefault="0082683B" w:rsidP="0082683B">
      <w:pPr>
        <w:spacing w:after="0" w:line="480" w:lineRule="auto"/>
        <w:rPr>
          <w:rFonts w:ascii="Times New Roman" w:hAnsi="Times New Roman" w:cs="Times New Roman"/>
          <w:sz w:val="24"/>
          <w:szCs w:val="24"/>
        </w:rPr>
      </w:pPr>
    </w:p>
    <w:p w14:paraId="1C1208CF" w14:textId="6E741A23" w:rsidR="00C81B58" w:rsidRPr="00243CBC" w:rsidRDefault="00392E3C" w:rsidP="00C81B5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S</w:t>
      </w:r>
      <w:r w:rsidR="00AB6927">
        <w:rPr>
          <w:rFonts w:ascii="Times New Roman" w:hAnsi="Times New Roman" w:cs="Times New Roman"/>
          <w:sz w:val="24"/>
          <w:szCs w:val="24"/>
        </w:rPr>
        <w:t>pring</w:t>
      </w:r>
      <w:r w:rsidR="00EB0217">
        <w:rPr>
          <w:rFonts w:ascii="Times New Roman" w:hAnsi="Times New Roman" w:cs="Times New Roman"/>
          <w:sz w:val="24"/>
          <w:szCs w:val="24"/>
        </w:rPr>
        <w:t xml:space="preserve"> </w:t>
      </w:r>
      <w:r>
        <w:rPr>
          <w:rFonts w:ascii="Times New Roman" w:hAnsi="Times New Roman" w:cs="Times New Roman"/>
          <w:sz w:val="24"/>
          <w:szCs w:val="24"/>
        </w:rPr>
        <w:t>NEP</w:t>
      </w:r>
      <w:r w:rsidR="00D91D32">
        <w:rPr>
          <w:rFonts w:ascii="Times New Roman" w:hAnsi="Times New Roman" w:cs="Times New Roman"/>
          <w:sz w:val="24"/>
          <w:szCs w:val="24"/>
        </w:rPr>
        <w:t xml:space="preserve">, GPP, </w:t>
      </w:r>
      <w:r>
        <w:rPr>
          <w:rFonts w:ascii="Times New Roman" w:hAnsi="Times New Roman" w:cs="Times New Roman"/>
          <w:sz w:val="24"/>
          <w:szCs w:val="24"/>
        </w:rPr>
        <w:t>and</w:t>
      </w:r>
      <w:r w:rsidR="00D91D32">
        <w:rPr>
          <w:rFonts w:ascii="Times New Roman" w:hAnsi="Times New Roman" w:cs="Times New Roman"/>
          <w:sz w:val="24"/>
          <w:szCs w:val="24"/>
        </w:rPr>
        <w:t xml:space="preserve"> R </w:t>
      </w:r>
      <w:r>
        <w:rPr>
          <w:rFonts w:ascii="Times New Roman" w:hAnsi="Times New Roman" w:cs="Times New Roman"/>
          <w:sz w:val="24"/>
          <w:szCs w:val="24"/>
        </w:rPr>
        <w:t>showed no connection to gradients in</w:t>
      </w:r>
      <w:r w:rsidR="005458F3">
        <w:rPr>
          <w:rFonts w:ascii="Times New Roman" w:hAnsi="Times New Roman" w:cs="Times New Roman"/>
          <w:sz w:val="24"/>
          <w:szCs w:val="24"/>
        </w:rPr>
        <w:t xml:space="preserve"> </w:t>
      </w:r>
      <w:r w:rsidR="0035046E">
        <w:rPr>
          <w:rFonts w:ascii="Times New Roman" w:hAnsi="Times New Roman" w:cs="Times New Roman"/>
          <w:sz w:val="24"/>
          <w:szCs w:val="24"/>
        </w:rPr>
        <w:t xml:space="preserve">either </w:t>
      </w:r>
      <w:r w:rsidR="00D91D32">
        <w:rPr>
          <w:rFonts w:ascii="Times New Roman" w:hAnsi="Times New Roman" w:cs="Times New Roman"/>
          <w:sz w:val="24"/>
          <w:szCs w:val="24"/>
        </w:rPr>
        <w:t>d</w:t>
      </w:r>
      <w:r w:rsidR="00AB6927">
        <w:rPr>
          <w:rFonts w:ascii="Times New Roman" w:hAnsi="Times New Roman" w:cs="Times New Roman"/>
          <w:sz w:val="24"/>
          <w:szCs w:val="24"/>
        </w:rPr>
        <w:t xml:space="preserve">issolved organic carbon </w:t>
      </w:r>
      <w:r w:rsidR="00EB0217">
        <w:rPr>
          <w:rFonts w:ascii="Times New Roman" w:hAnsi="Times New Roman" w:cs="Times New Roman"/>
          <w:sz w:val="24"/>
          <w:szCs w:val="24"/>
        </w:rPr>
        <w:t>(DOC</w:t>
      </w:r>
      <w:r w:rsidR="005D0690">
        <w:rPr>
          <w:rFonts w:ascii="Times New Roman" w:hAnsi="Times New Roman" w:cs="Times New Roman"/>
          <w:sz w:val="24"/>
          <w:szCs w:val="24"/>
        </w:rPr>
        <w:t>; Fig. 3a, S</w:t>
      </w:r>
      <w:r w:rsidR="0017326E">
        <w:rPr>
          <w:rFonts w:ascii="Times New Roman" w:hAnsi="Times New Roman" w:cs="Times New Roman"/>
          <w:color w:val="FF0000"/>
          <w:sz w:val="24"/>
          <w:szCs w:val="24"/>
        </w:rPr>
        <w:t>7</w:t>
      </w:r>
      <w:r w:rsidR="0035046E">
        <w:rPr>
          <w:rFonts w:ascii="Times New Roman" w:hAnsi="Times New Roman" w:cs="Times New Roman"/>
          <w:sz w:val="24"/>
          <w:szCs w:val="24"/>
        </w:rPr>
        <w:t xml:space="preserve">) concentration </w:t>
      </w:r>
      <w:r w:rsidR="00D91D32">
        <w:rPr>
          <w:rFonts w:ascii="Times New Roman" w:hAnsi="Times New Roman" w:cs="Times New Roman"/>
          <w:sz w:val="24"/>
          <w:szCs w:val="24"/>
        </w:rPr>
        <w:t xml:space="preserve">or </w:t>
      </w:r>
      <w:r w:rsidR="00AB6927">
        <w:rPr>
          <w:rFonts w:ascii="Times New Roman" w:hAnsi="Times New Roman" w:cs="Times New Roman"/>
          <w:sz w:val="24"/>
          <w:szCs w:val="24"/>
        </w:rPr>
        <w:t>specific ultraviolet absorbance of DOC (SUVA</w:t>
      </w:r>
      <w:r w:rsidR="005D0690">
        <w:rPr>
          <w:rFonts w:ascii="Times New Roman" w:hAnsi="Times New Roman" w:cs="Times New Roman"/>
          <w:sz w:val="24"/>
          <w:szCs w:val="24"/>
        </w:rPr>
        <w:t xml:space="preserve">), </w:t>
      </w:r>
      <w:r w:rsidR="00AB6927">
        <w:rPr>
          <w:rFonts w:ascii="Times New Roman" w:hAnsi="Times New Roman" w:cs="Times New Roman"/>
          <w:sz w:val="24"/>
          <w:szCs w:val="24"/>
        </w:rPr>
        <w:t>an indicator of</w:t>
      </w:r>
      <w:r w:rsidR="002A60E5">
        <w:rPr>
          <w:rFonts w:ascii="Times New Roman" w:hAnsi="Times New Roman" w:cs="Times New Roman"/>
          <w:sz w:val="24"/>
          <w:szCs w:val="24"/>
        </w:rPr>
        <w:t xml:space="preserve"> </w:t>
      </w:r>
      <w:r w:rsidR="005C17A9">
        <w:rPr>
          <w:rFonts w:ascii="Times New Roman" w:hAnsi="Times New Roman" w:cs="Times New Roman"/>
          <w:sz w:val="24"/>
          <w:szCs w:val="24"/>
        </w:rPr>
        <w:t xml:space="preserve">OC aromaticity </w:t>
      </w:r>
      <w:r w:rsidR="002A60E5">
        <w:rPr>
          <w:rFonts w:ascii="Times New Roman" w:hAnsi="Times New Roman" w:cs="Times New Roman"/>
          <w:sz w:val="24"/>
          <w:szCs w:val="24"/>
        </w:rPr>
        <w:t>used as a proxy for terrestrial OC contribution to the DOC pool (F</w:t>
      </w:r>
      <w:r w:rsidR="005D0690">
        <w:rPr>
          <w:rFonts w:ascii="Times New Roman" w:hAnsi="Times New Roman" w:cs="Times New Roman"/>
          <w:sz w:val="24"/>
          <w:szCs w:val="24"/>
        </w:rPr>
        <w:t>ig 3b, S</w:t>
      </w:r>
      <w:r w:rsidR="0017326E">
        <w:rPr>
          <w:rFonts w:ascii="Times New Roman" w:hAnsi="Times New Roman" w:cs="Times New Roman"/>
          <w:color w:val="FF0000"/>
          <w:sz w:val="24"/>
          <w:szCs w:val="24"/>
        </w:rPr>
        <w:t>7</w:t>
      </w:r>
      <w:r w:rsidR="00AB6927">
        <w:rPr>
          <w:rFonts w:ascii="Times New Roman" w:hAnsi="Times New Roman" w:cs="Times New Roman"/>
          <w:sz w:val="24"/>
          <w:szCs w:val="24"/>
        </w:rPr>
        <w:t xml:space="preserve">). </w:t>
      </w:r>
      <w:r w:rsidR="00A82EDF">
        <w:rPr>
          <w:rFonts w:ascii="Times New Roman" w:hAnsi="Times New Roman" w:cs="Times New Roman"/>
          <w:sz w:val="24"/>
          <w:szCs w:val="24"/>
        </w:rPr>
        <w:t>Instead, the highest rates of</w:t>
      </w:r>
      <w:r w:rsidR="005458F3">
        <w:rPr>
          <w:rFonts w:ascii="Times New Roman" w:hAnsi="Times New Roman" w:cs="Times New Roman"/>
          <w:sz w:val="24"/>
          <w:szCs w:val="24"/>
        </w:rPr>
        <w:t xml:space="preserve"> NEP</w:t>
      </w:r>
      <w:r w:rsidR="00A82EDF">
        <w:rPr>
          <w:rFonts w:ascii="Times New Roman" w:hAnsi="Times New Roman" w:cs="Times New Roman"/>
          <w:sz w:val="24"/>
          <w:szCs w:val="24"/>
        </w:rPr>
        <w:t xml:space="preserve"> </w:t>
      </w:r>
      <w:r w:rsidR="0035046E">
        <w:rPr>
          <w:rFonts w:ascii="Times New Roman" w:hAnsi="Times New Roman" w:cs="Times New Roman"/>
          <w:sz w:val="24"/>
          <w:szCs w:val="24"/>
        </w:rPr>
        <w:t xml:space="preserve">occurred </w:t>
      </w:r>
      <w:r w:rsidR="00304FAF">
        <w:rPr>
          <w:rFonts w:ascii="Times New Roman" w:hAnsi="Times New Roman" w:cs="Times New Roman"/>
          <w:sz w:val="24"/>
          <w:szCs w:val="24"/>
        </w:rPr>
        <w:t xml:space="preserve">in </w:t>
      </w:r>
      <w:r w:rsidR="0035046E">
        <w:rPr>
          <w:rFonts w:ascii="Times New Roman" w:hAnsi="Times New Roman" w:cs="Times New Roman"/>
          <w:sz w:val="24"/>
          <w:szCs w:val="24"/>
        </w:rPr>
        <w:t>shallow</w:t>
      </w:r>
      <w:r w:rsidR="00A82EDF">
        <w:rPr>
          <w:rFonts w:ascii="Times New Roman" w:hAnsi="Times New Roman" w:cs="Times New Roman"/>
          <w:sz w:val="24"/>
          <w:szCs w:val="24"/>
        </w:rPr>
        <w:t xml:space="preserve"> lakes</w:t>
      </w:r>
      <w:r w:rsidR="002442DA">
        <w:rPr>
          <w:rFonts w:ascii="Times New Roman" w:hAnsi="Times New Roman" w:cs="Times New Roman"/>
          <w:sz w:val="24"/>
          <w:szCs w:val="24"/>
        </w:rPr>
        <w:t xml:space="preserve"> </w:t>
      </w:r>
      <w:r w:rsidR="0066656F">
        <w:rPr>
          <w:rFonts w:ascii="Times New Roman" w:hAnsi="Times New Roman" w:cs="Times New Roman"/>
          <w:sz w:val="24"/>
          <w:szCs w:val="24"/>
        </w:rPr>
        <w:t xml:space="preserve">(&lt; ~ 5m deep) </w:t>
      </w:r>
      <w:r w:rsidR="006061E3">
        <w:rPr>
          <w:rFonts w:ascii="Times New Roman" w:hAnsi="Times New Roman" w:cs="Times New Roman"/>
          <w:sz w:val="24"/>
          <w:szCs w:val="24"/>
        </w:rPr>
        <w:t>that were large relative to their depth</w:t>
      </w:r>
      <w:r w:rsidR="00A4055D">
        <w:rPr>
          <w:rFonts w:ascii="Times New Roman" w:hAnsi="Times New Roman" w:cs="Times New Roman"/>
          <w:sz w:val="24"/>
          <w:szCs w:val="24"/>
        </w:rPr>
        <w:t xml:space="preserve"> (Fig. 3c</w:t>
      </w:r>
      <w:r w:rsidR="001C426C">
        <w:rPr>
          <w:rFonts w:ascii="Times New Roman" w:hAnsi="Times New Roman" w:cs="Times New Roman"/>
          <w:sz w:val="24"/>
          <w:szCs w:val="24"/>
        </w:rPr>
        <w:t xml:space="preserve">; </w:t>
      </w:r>
      <w:r w:rsidR="001C426C" w:rsidRPr="001C426C">
        <w:rPr>
          <w:rFonts w:ascii="Times New Roman" w:hAnsi="Times New Roman" w:cs="Times New Roman"/>
          <w:color w:val="FF0000"/>
          <w:sz w:val="24"/>
          <w:szCs w:val="24"/>
        </w:rPr>
        <w:t>stats with and without the high-elevation outlier</w:t>
      </w:r>
      <w:r w:rsidR="000668F4">
        <w:rPr>
          <w:rFonts w:ascii="Times New Roman" w:hAnsi="Times New Roman" w:cs="Times New Roman"/>
          <w:sz w:val="24"/>
          <w:szCs w:val="24"/>
        </w:rPr>
        <w:t>)</w:t>
      </w:r>
      <w:r w:rsidR="006061E3">
        <w:rPr>
          <w:rFonts w:ascii="Times New Roman" w:hAnsi="Times New Roman" w:cs="Times New Roman"/>
          <w:sz w:val="24"/>
          <w:szCs w:val="24"/>
        </w:rPr>
        <w:t xml:space="preserve">, </w:t>
      </w:r>
      <w:r w:rsidR="00304FAF">
        <w:rPr>
          <w:rFonts w:ascii="Times New Roman" w:hAnsi="Times New Roman" w:cs="Times New Roman"/>
          <w:sz w:val="24"/>
          <w:szCs w:val="24"/>
        </w:rPr>
        <w:t xml:space="preserve">located </w:t>
      </w:r>
      <w:r w:rsidR="006061E3">
        <w:rPr>
          <w:rFonts w:ascii="Times New Roman" w:hAnsi="Times New Roman" w:cs="Times New Roman"/>
          <w:sz w:val="24"/>
          <w:szCs w:val="24"/>
        </w:rPr>
        <w:t xml:space="preserve">at </w:t>
      </w:r>
      <w:r w:rsidR="002442DA">
        <w:rPr>
          <w:rFonts w:ascii="Times New Roman" w:hAnsi="Times New Roman" w:cs="Times New Roman"/>
          <w:sz w:val="24"/>
          <w:szCs w:val="24"/>
        </w:rPr>
        <w:t>lower elevation</w:t>
      </w:r>
      <w:r w:rsidR="00304FAF">
        <w:rPr>
          <w:rFonts w:ascii="Times New Roman" w:hAnsi="Times New Roman" w:cs="Times New Roman"/>
          <w:sz w:val="24"/>
          <w:szCs w:val="24"/>
        </w:rPr>
        <w:t>s</w:t>
      </w:r>
      <w:r w:rsidR="00F61DF0">
        <w:rPr>
          <w:rFonts w:ascii="Times New Roman" w:hAnsi="Times New Roman" w:cs="Times New Roman"/>
          <w:sz w:val="24"/>
          <w:szCs w:val="24"/>
        </w:rPr>
        <w:t xml:space="preserve"> in the Yukon River flats (&lt; </w:t>
      </w:r>
      <w:r w:rsidR="00F61DF0" w:rsidRPr="00F61DF0">
        <w:rPr>
          <w:rFonts w:ascii="Times New Roman" w:hAnsi="Times New Roman" w:cs="Times New Roman"/>
          <w:color w:val="FF0000"/>
          <w:sz w:val="24"/>
          <w:szCs w:val="24"/>
        </w:rPr>
        <w:t>XXX</w:t>
      </w:r>
      <w:r w:rsidR="00F61DF0">
        <w:rPr>
          <w:rFonts w:ascii="Times New Roman" w:hAnsi="Times New Roman" w:cs="Times New Roman"/>
          <w:sz w:val="24"/>
          <w:szCs w:val="24"/>
        </w:rPr>
        <w:t xml:space="preserve"> m </w:t>
      </w:r>
      <w:proofErr w:type="spellStart"/>
      <w:r w:rsidR="00F61DF0">
        <w:rPr>
          <w:rFonts w:ascii="Times New Roman" w:hAnsi="Times New Roman" w:cs="Times New Roman"/>
          <w:sz w:val="24"/>
          <w:szCs w:val="24"/>
        </w:rPr>
        <w:t>asl</w:t>
      </w:r>
      <w:proofErr w:type="spellEnd"/>
      <w:r w:rsidR="00F61DF0">
        <w:rPr>
          <w:rFonts w:ascii="Times New Roman" w:hAnsi="Times New Roman" w:cs="Times New Roman"/>
          <w:sz w:val="24"/>
          <w:szCs w:val="24"/>
        </w:rPr>
        <w:t xml:space="preserve">; </w:t>
      </w:r>
      <w:r w:rsidR="00B02EF9">
        <w:rPr>
          <w:rFonts w:ascii="Times New Roman" w:hAnsi="Times New Roman" w:cs="Times New Roman"/>
          <w:color w:val="FF0000"/>
          <w:sz w:val="24"/>
          <w:szCs w:val="24"/>
        </w:rPr>
        <w:t>Fig. S</w:t>
      </w:r>
      <w:r w:rsidR="0017326E">
        <w:rPr>
          <w:rFonts w:ascii="Times New Roman" w:hAnsi="Times New Roman" w:cs="Times New Roman"/>
          <w:color w:val="FF0000"/>
          <w:sz w:val="24"/>
          <w:szCs w:val="24"/>
        </w:rPr>
        <w:t>7; Fig. S2</w:t>
      </w:r>
      <w:r w:rsidR="002442DA">
        <w:rPr>
          <w:rFonts w:ascii="Times New Roman" w:hAnsi="Times New Roman" w:cs="Times New Roman"/>
          <w:sz w:val="24"/>
          <w:szCs w:val="24"/>
        </w:rPr>
        <w:t>)</w:t>
      </w:r>
      <w:r w:rsidR="003856D0">
        <w:rPr>
          <w:rFonts w:ascii="Times New Roman" w:hAnsi="Times New Roman" w:cs="Times New Roman"/>
          <w:sz w:val="24"/>
          <w:szCs w:val="24"/>
        </w:rPr>
        <w:t xml:space="preserve">. </w:t>
      </w:r>
      <w:r w:rsidR="0035046E">
        <w:rPr>
          <w:rFonts w:ascii="Times New Roman" w:hAnsi="Times New Roman" w:cs="Times New Roman"/>
          <w:sz w:val="24"/>
          <w:szCs w:val="24"/>
        </w:rPr>
        <w:t xml:space="preserve"> </w:t>
      </w:r>
      <w:commentRangeStart w:id="33"/>
      <w:r w:rsidR="0035046E">
        <w:rPr>
          <w:rFonts w:ascii="Times New Roman" w:hAnsi="Times New Roman" w:cs="Times New Roman"/>
          <w:sz w:val="24"/>
          <w:szCs w:val="24"/>
        </w:rPr>
        <w:t>The most autotrophic lakes were actually those</w:t>
      </w:r>
      <w:r w:rsidR="00900E99">
        <w:rPr>
          <w:rFonts w:ascii="Times New Roman" w:hAnsi="Times New Roman" w:cs="Times New Roman"/>
          <w:sz w:val="24"/>
          <w:szCs w:val="24"/>
        </w:rPr>
        <w:t xml:space="preserve"> with li</w:t>
      </w:r>
      <w:r w:rsidR="00A4055D">
        <w:rPr>
          <w:rFonts w:ascii="Times New Roman" w:hAnsi="Times New Roman" w:cs="Times New Roman"/>
          <w:sz w:val="24"/>
          <w:szCs w:val="24"/>
        </w:rPr>
        <w:t>mited light penetration (Fig. 3d</w:t>
      </w:r>
      <w:r w:rsidR="00900E99">
        <w:rPr>
          <w:rFonts w:ascii="Times New Roman" w:hAnsi="Times New Roman" w:cs="Times New Roman"/>
          <w:sz w:val="24"/>
          <w:szCs w:val="24"/>
        </w:rPr>
        <w:t xml:space="preserve">; </w:t>
      </w:r>
      <w:r w:rsidR="00900E99" w:rsidRPr="00696C54">
        <w:rPr>
          <w:rFonts w:ascii="Times New Roman" w:hAnsi="Times New Roman" w:cs="Times New Roman"/>
          <w:i/>
          <w:sz w:val="24"/>
          <w:szCs w:val="24"/>
        </w:rPr>
        <w:t>r</w:t>
      </w:r>
      <w:r w:rsidR="00900E99">
        <w:rPr>
          <w:rFonts w:ascii="Times New Roman" w:hAnsi="Times New Roman" w:cs="Times New Roman"/>
          <w:sz w:val="24"/>
          <w:szCs w:val="24"/>
        </w:rPr>
        <w:t xml:space="preserve"> = -0.57, </w:t>
      </w:r>
      <w:r w:rsidR="00900E99" w:rsidRPr="00696C54">
        <w:rPr>
          <w:rFonts w:ascii="Times New Roman" w:hAnsi="Times New Roman" w:cs="Times New Roman"/>
          <w:i/>
          <w:sz w:val="24"/>
          <w:szCs w:val="24"/>
        </w:rPr>
        <w:t>p</w:t>
      </w:r>
      <w:r w:rsidR="00900E99">
        <w:rPr>
          <w:rFonts w:ascii="Times New Roman" w:hAnsi="Times New Roman" w:cs="Times New Roman"/>
          <w:sz w:val="24"/>
          <w:szCs w:val="24"/>
        </w:rPr>
        <w:t xml:space="preserve"> = 0.03)</w:t>
      </w:r>
      <w:r w:rsidR="004C795F">
        <w:rPr>
          <w:rFonts w:ascii="Times New Roman" w:hAnsi="Times New Roman" w:cs="Times New Roman"/>
          <w:sz w:val="24"/>
          <w:szCs w:val="24"/>
        </w:rPr>
        <w:t xml:space="preserve">. </w:t>
      </w:r>
      <w:commentRangeEnd w:id="33"/>
      <w:r w:rsidR="00A3181E">
        <w:rPr>
          <w:rStyle w:val="CommentReference"/>
        </w:rPr>
        <w:commentReference w:id="33"/>
      </w:r>
      <w:r w:rsidR="004C795F">
        <w:rPr>
          <w:rFonts w:ascii="Times New Roman" w:hAnsi="Times New Roman" w:cs="Times New Roman"/>
          <w:sz w:val="24"/>
          <w:szCs w:val="24"/>
        </w:rPr>
        <w:t xml:space="preserve">Despite brown-water conditions </w:t>
      </w:r>
      <w:r w:rsidR="00F81BF8">
        <w:rPr>
          <w:rFonts w:ascii="Times New Roman" w:hAnsi="Times New Roman" w:cs="Times New Roman"/>
          <w:sz w:val="24"/>
          <w:szCs w:val="24"/>
        </w:rPr>
        <w:t xml:space="preserve">and reduced </w:t>
      </w:r>
      <w:proofErr w:type="spellStart"/>
      <w:r w:rsidR="00F81BF8">
        <w:rPr>
          <w:rFonts w:ascii="Times New Roman" w:hAnsi="Times New Roman" w:cs="Times New Roman"/>
          <w:sz w:val="24"/>
          <w:szCs w:val="24"/>
        </w:rPr>
        <w:t>Secchi</w:t>
      </w:r>
      <w:proofErr w:type="spellEnd"/>
      <w:r w:rsidR="00F81BF8">
        <w:rPr>
          <w:rFonts w:ascii="Times New Roman" w:hAnsi="Times New Roman" w:cs="Times New Roman"/>
          <w:sz w:val="24"/>
          <w:szCs w:val="24"/>
        </w:rPr>
        <w:t xml:space="preserve"> disk depths </w:t>
      </w:r>
      <w:r w:rsidR="004C795F">
        <w:rPr>
          <w:rFonts w:ascii="Times New Roman" w:hAnsi="Times New Roman" w:cs="Times New Roman"/>
          <w:sz w:val="24"/>
          <w:szCs w:val="24"/>
        </w:rPr>
        <w:t xml:space="preserve">in </w:t>
      </w:r>
      <w:r w:rsidR="00F81BF8">
        <w:rPr>
          <w:rFonts w:ascii="Times New Roman" w:hAnsi="Times New Roman" w:cs="Times New Roman"/>
          <w:sz w:val="24"/>
          <w:szCs w:val="24"/>
        </w:rPr>
        <w:t>some</w:t>
      </w:r>
      <w:r w:rsidR="004C795F">
        <w:rPr>
          <w:rFonts w:ascii="Times New Roman" w:hAnsi="Times New Roman" w:cs="Times New Roman"/>
          <w:sz w:val="24"/>
          <w:szCs w:val="24"/>
        </w:rPr>
        <w:t xml:space="preserve"> lakes, t</w:t>
      </w:r>
      <w:r w:rsidR="00A4055D">
        <w:rPr>
          <w:rFonts w:ascii="Times New Roman" w:hAnsi="Times New Roman" w:cs="Times New Roman"/>
          <w:sz w:val="24"/>
          <w:szCs w:val="24"/>
        </w:rPr>
        <w:t xml:space="preserve">he photic zone </w:t>
      </w:r>
      <w:r w:rsidR="004C795F">
        <w:rPr>
          <w:rFonts w:ascii="Times New Roman" w:hAnsi="Times New Roman" w:cs="Times New Roman"/>
          <w:sz w:val="24"/>
          <w:szCs w:val="24"/>
        </w:rPr>
        <w:t xml:space="preserve">still </w:t>
      </w:r>
      <w:r w:rsidR="00A4055D">
        <w:rPr>
          <w:rFonts w:ascii="Times New Roman" w:hAnsi="Times New Roman" w:cs="Times New Roman"/>
          <w:sz w:val="24"/>
          <w:szCs w:val="24"/>
        </w:rPr>
        <w:t xml:space="preserve">extended to </w:t>
      </w:r>
      <w:r w:rsidR="00217556">
        <w:rPr>
          <w:rFonts w:ascii="Times New Roman" w:hAnsi="Times New Roman" w:cs="Times New Roman"/>
          <w:sz w:val="24"/>
          <w:szCs w:val="24"/>
        </w:rPr>
        <w:t xml:space="preserve">the sediment layer </w:t>
      </w:r>
      <w:r w:rsidR="0004141F">
        <w:rPr>
          <w:rFonts w:ascii="Times New Roman" w:hAnsi="Times New Roman" w:cs="Times New Roman"/>
          <w:sz w:val="24"/>
          <w:szCs w:val="24"/>
        </w:rPr>
        <w:t>at</w:t>
      </w:r>
      <w:r w:rsidR="00217556">
        <w:rPr>
          <w:rFonts w:ascii="Times New Roman" w:hAnsi="Times New Roman" w:cs="Times New Roman"/>
          <w:sz w:val="24"/>
          <w:szCs w:val="24"/>
        </w:rPr>
        <w:t xml:space="preserve"> &gt;70% of </w:t>
      </w:r>
      <w:r w:rsidR="00B02EF9">
        <w:rPr>
          <w:rFonts w:ascii="Times New Roman" w:hAnsi="Times New Roman" w:cs="Times New Roman"/>
          <w:sz w:val="24"/>
          <w:szCs w:val="24"/>
        </w:rPr>
        <w:t xml:space="preserve">our </w:t>
      </w:r>
      <w:r w:rsidR="00E8158A">
        <w:rPr>
          <w:rFonts w:ascii="Times New Roman" w:hAnsi="Times New Roman" w:cs="Times New Roman"/>
          <w:sz w:val="24"/>
          <w:szCs w:val="24"/>
        </w:rPr>
        <w:t>fall</w:t>
      </w:r>
      <w:r w:rsidR="0004141F">
        <w:rPr>
          <w:rFonts w:ascii="Times New Roman" w:hAnsi="Times New Roman" w:cs="Times New Roman"/>
          <w:sz w:val="24"/>
          <w:szCs w:val="24"/>
        </w:rPr>
        <w:t xml:space="preserve"> </w:t>
      </w:r>
      <w:r w:rsidR="00B02EF9">
        <w:rPr>
          <w:rFonts w:ascii="Times New Roman" w:hAnsi="Times New Roman" w:cs="Times New Roman"/>
          <w:sz w:val="24"/>
          <w:szCs w:val="24"/>
        </w:rPr>
        <w:t xml:space="preserve">deep-water </w:t>
      </w:r>
      <w:r w:rsidR="0004141F">
        <w:rPr>
          <w:rFonts w:ascii="Times New Roman" w:hAnsi="Times New Roman" w:cs="Times New Roman"/>
          <w:sz w:val="24"/>
          <w:szCs w:val="24"/>
        </w:rPr>
        <w:t>measurement sites (Fig. S</w:t>
      </w:r>
      <w:r w:rsidR="0017326E">
        <w:rPr>
          <w:rFonts w:ascii="Times New Roman" w:hAnsi="Times New Roman" w:cs="Times New Roman"/>
          <w:color w:val="FF0000"/>
          <w:sz w:val="24"/>
          <w:szCs w:val="24"/>
        </w:rPr>
        <w:t>8</w:t>
      </w:r>
      <w:r w:rsidR="00A4055D">
        <w:rPr>
          <w:rFonts w:ascii="Times New Roman" w:hAnsi="Times New Roman" w:cs="Times New Roman"/>
          <w:color w:val="FF0000"/>
          <w:sz w:val="24"/>
          <w:szCs w:val="24"/>
        </w:rPr>
        <w:t>).  The shallow, well mixed, nutrient rich (</w:t>
      </w:r>
      <w:proofErr w:type="spellStart"/>
      <w:r w:rsidR="00A4055D">
        <w:rPr>
          <w:rFonts w:ascii="Times New Roman" w:hAnsi="Times New Roman" w:cs="Times New Roman"/>
          <w:color w:val="FF0000"/>
          <w:sz w:val="24"/>
          <w:szCs w:val="24"/>
        </w:rPr>
        <w:t>Heglund</w:t>
      </w:r>
      <w:proofErr w:type="spellEnd"/>
      <w:r w:rsidR="00A4055D">
        <w:rPr>
          <w:rFonts w:ascii="Times New Roman" w:hAnsi="Times New Roman" w:cs="Times New Roman"/>
          <w:color w:val="FF0000"/>
          <w:sz w:val="24"/>
          <w:szCs w:val="24"/>
        </w:rPr>
        <w:t xml:space="preserve"> &amp; Jones 2003) </w:t>
      </w:r>
      <w:r w:rsidR="00A4055D">
        <w:rPr>
          <w:rFonts w:ascii="Times New Roman" w:hAnsi="Times New Roman" w:cs="Times New Roman"/>
          <w:sz w:val="24"/>
          <w:szCs w:val="24"/>
        </w:rPr>
        <w:t xml:space="preserve">and well-lit growing environment </w:t>
      </w:r>
      <w:r w:rsidR="00217556">
        <w:rPr>
          <w:rFonts w:ascii="Times New Roman" w:hAnsi="Times New Roman" w:cs="Times New Roman"/>
          <w:sz w:val="24"/>
          <w:szCs w:val="24"/>
        </w:rPr>
        <w:t>explains how most lakes in the YRB can support extreme autotrophic growth and biomass</w:t>
      </w:r>
      <w:r w:rsidR="00691DFC">
        <w:rPr>
          <w:rFonts w:ascii="Times New Roman" w:hAnsi="Times New Roman" w:cs="Times New Roman"/>
          <w:sz w:val="24"/>
          <w:szCs w:val="24"/>
        </w:rPr>
        <w:t xml:space="preserve">, a conclusion supported by the consistently green nature of most of the &gt; </w:t>
      </w:r>
      <w:r w:rsidR="0017326E">
        <w:rPr>
          <w:rFonts w:ascii="Times New Roman" w:hAnsi="Times New Roman" w:cs="Times New Roman"/>
          <w:sz w:val="24"/>
          <w:szCs w:val="24"/>
        </w:rPr>
        <w:t>1</w:t>
      </w:r>
      <w:r w:rsidR="00691DFC">
        <w:rPr>
          <w:rFonts w:ascii="Times New Roman" w:hAnsi="Times New Roman" w:cs="Times New Roman"/>
          <w:sz w:val="24"/>
          <w:szCs w:val="24"/>
        </w:rPr>
        <w:t xml:space="preserve">0,000 lakes surveyed remotely for </w:t>
      </w:r>
      <w:r w:rsidR="00691DFC" w:rsidRPr="00691DFC">
        <w:rPr>
          <w:rFonts w:ascii="Times New Roman" w:hAnsi="Times New Roman" w:cs="Times New Roman"/>
          <w:color w:val="FF0000"/>
          <w:sz w:val="24"/>
          <w:szCs w:val="24"/>
        </w:rPr>
        <w:t>plan</w:t>
      </w:r>
      <w:r w:rsidR="00812C2C">
        <w:rPr>
          <w:rFonts w:ascii="Times New Roman" w:hAnsi="Times New Roman" w:cs="Times New Roman"/>
          <w:color w:val="FF0000"/>
          <w:sz w:val="24"/>
          <w:szCs w:val="24"/>
        </w:rPr>
        <w:t>t pigment… details for figure S4</w:t>
      </w:r>
      <w:r w:rsidR="003C497B">
        <w:rPr>
          <w:rFonts w:ascii="Times New Roman" w:hAnsi="Times New Roman" w:cs="Times New Roman"/>
          <w:color w:val="FF0000"/>
          <w:sz w:val="24"/>
          <w:szCs w:val="24"/>
        </w:rPr>
        <w:t>B</w:t>
      </w:r>
      <w:r w:rsidR="00691DFC" w:rsidRPr="00691DFC">
        <w:rPr>
          <w:rFonts w:ascii="Times New Roman" w:hAnsi="Times New Roman" w:cs="Times New Roman"/>
          <w:color w:val="FF0000"/>
          <w:sz w:val="24"/>
          <w:szCs w:val="24"/>
        </w:rPr>
        <w:t xml:space="preserve"> remote sensing</w:t>
      </w:r>
      <w:r w:rsidR="00A4055D">
        <w:rPr>
          <w:rFonts w:ascii="Times New Roman" w:hAnsi="Times New Roman" w:cs="Times New Roman"/>
          <w:sz w:val="24"/>
          <w:szCs w:val="24"/>
        </w:rPr>
        <w:t xml:space="preserve">.  </w:t>
      </w:r>
      <w:r w:rsidR="00947C02">
        <w:rPr>
          <w:rFonts w:ascii="Times New Roman" w:hAnsi="Times New Roman" w:cs="Times New Roman"/>
          <w:sz w:val="24"/>
          <w:szCs w:val="24"/>
        </w:rPr>
        <w:t>Although f</w:t>
      </w:r>
      <w:r w:rsidR="00C96F3B">
        <w:rPr>
          <w:rFonts w:ascii="Times New Roman" w:hAnsi="Times New Roman" w:cs="Times New Roman"/>
          <w:sz w:val="24"/>
          <w:szCs w:val="24"/>
        </w:rPr>
        <w:t>all s</w:t>
      </w:r>
      <w:r w:rsidR="00BE46D1">
        <w:rPr>
          <w:rFonts w:ascii="Times New Roman" w:hAnsi="Times New Roman" w:cs="Times New Roman"/>
          <w:sz w:val="24"/>
          <w:szCs w:val="24"/>
        </w:rPr>
        <w:t xml:space="preserve">hifts to heterotrophy (Fig. 1d; </w:t>
      </w:r>
      <w:r w:rsidR="003C497B">
        <w:rPr>
          <w:rFonts w:ascii="Times New Roman" w:hAnsi="Times New Roman" w:cs="Times New Roman"/>
          <w:sz w:val="24"/>
          <w:szCs w:val="24"/>
        </w:rPr>
        <w:t xml:space="preserve">Fig. </w:t>
      </w:r>
      <w:r w:rsidR="00BE46D1">
        <w:rPr>
          <w:rFonts w:ascii="Times New Roman" w:hAnsi="Times New Roman" w:cs="Times New Roman"/>
          <w:sz w:val="24"/>
          <w:szCs w:val="24"/>
        </w:rPr>
        <w:t xml:space="preserve">2) </w:t>
      </w:r>
      <w:r w:rsidR="00C96F3B">
        <w:rPr>
          <w:rFonts w:ascii="Times New Roman" w:hAnsi="Times New Roman" w:cs="Times New Roman"/>
          <w:sz w:val="24"/>
          <w:szCs w:val="24"/>
        </w:rPr>
        <w:t>were most intense in DOC-rich lakes</w:t>
      </w:r>
      <w:r w:rsidR="00310919">
        <w:rPr>
          <w:rFonts w:ascii="Times New Roman" w:hAnsi="Times New Roman" w:cs="Times New Roman"/>
          <w:sz w:val="24"/>
          <w:szCs w:val="24"/>
        </w:rPr>
        <w:t xml:space="preserve"> (Fig. 3a; </w:t>
      </w:r>
      <w:r w:rsidR="00310919" w:rsidRPr="00221CD4">
        <w:rPr>
          <w:rFonts w:ascii="Times New Roman" w:hAnsi="Times New Roman" w:cs="Times New Roman"/>
          <w:i/>
          <w:sz w:val="24"/>
          <w:szCs w:val="24"/>
        </w:rPr>
        <w:t>r</w:t>
      </w:r>
      <w:r w:rsidR="00310919">
        <w:rPr>
          <w:rFonts w:ascii="Times New Roman" w:hAnsi="Times New Roman" w:cs="Times New Roman"/>
          <w:sz w:val="24"/>
          <w:szCs w:val="24"/>
        </w:rPr>
        <w:t xml:space="preserve"> = </w:t>
      </w:r>
      <w:r w:rsidR="00310919" w:rsidRPr="00221CD4">
        <w:rPr>
          <w:rFonts w:ascii="Times New Roman" w:hAnsi="Times New Roman" w:cs="Times New Roman"/>
          <w:color w:val="FF0000"/>
          <w:sz w:val="24"/>
          <w:szCs w:val="24"/>
        </w:rPr>
        <w:t>X</w:t>
      </w:r>
      <w:r w:rsidR="00310919">
        <w:rPr>
          <w:rFonts w:ascii="Times New Roman" w:hAnsi="Times New Roman" w:cs="Times New Roman"/>
          <w:sz w:val="24"/>
          <w:szCs w:val="24"/>
        </w:rPr>
        <w:t xml:space="preserve">, </w:t>
      </w:r>
      <w:r w:rsidR="00310919" w:rsidRPr="00221CD4">
        <w:rPr>
          <w:rFonts w:ascii="Times New Roman" w:hAnsi="Times New Roman" w:cs="Times New Roman"/>
          <w:i/>
          <w:sz w:val="24"/>
          <w:szCs w:val="24"/>
        </w:rPr>
        <w:t>p</w:t>
      </w:r>
      <w:r w:rsidR="00310919">
        <w:rPr>
          <w:rFonts w:ascii="Times New Roman" w:hAnsi="Times New Roman" w:cs="Times New Roman"/>
          <w:sz w:val="24"/>
          <w:szCs w:val="24"/>
        </w:rPr>
        <w:t xml:space="preserve"> = 0.00</w:t>
      </w:r>
      <w:r w:rsidR="00310919" w:rsidRPr="00221CD4">
        <w:rPr>
          <w:rFonts w:ascii="Times New Roman" w:hAnsi="Times New Roman" w:cs="Times New Roman"/>
          <w:color w:val="FF0000"/>
          <w:sz w:val="24"/>
          <w:szCs w:val="24"/>
        </w:rPr>
        <w:t>X</w:t>
      </w:r>
      <w:r w:rsidR="00310919">
        <w:rPr>
          <w:rFonts w:ascii="Times New Roman" w:hAnsi="Times New Roman" w:cs="Times New Roman"/>
          <w:sz w:val="24"/>
          <w:szCs w:val="24"/>
        </w:rPr>
        <w:t>)</w:t>
      </w:r>
      <w:r w:rsidR="00947C02">
        <w:rPr>
          <w:rFonts w:ascii="Times New Roman" w:hAnsi="Times New Roman" w:cs="Times New Roman"/>
          <w:sz w:val="24"/>
          <w:szCs w:val="24"/>
        </w:rPr>
        <w:t xml:space="preserve">, this OC was </w:t>
      </w:r>
      <w:r w:rsidR="00CE6EDF">
        <w:rPr>
          <w:rFonts w:ascii="Times New Roman" w:hAnsi="Times New Roman" w:cs="Times New Roman"/>
          <w:sz w:val="24"/>
          <w:szCs w:val="24"/>
        </w:rPr>
        <w:t xml:space="preserve">of low aromaticity (Fig. 3b, </w:t>
      </w:r>
      <w:r w:rsidR="00CE6EDF" w:rsidRPr="00221CD4">
        <w:rPr>
          <w:rFonts w:ascii="Times New Roman" w:hAnsi="Times New Roman" w:cs="Times New Roman"/>
          <w:i/>
          <w:sz w:val="24"/>
          <w:szCs w:val="24"/>
        </w:rPr>
        <w:t>r</w:t>
      </w:r>
      <w:r w:rsidR="00CE6EDF">
        <w:rPr>
          <w:rFonts w:ascii="Times New Roman" w:hAnsi="Times New Roman" w:cs="Times New Roman"/>
          <w:sz w:val="24"/>
          <w:szCs w:val="24"/>
        </w:rPr>
        <w:t xml:space="preserve"> = </w:t>
      </w:r>
      <w:r w:rsidR="00CE6EDF" w:rsidRPr="00221CD4">
        <w:rPr>
          <w:rFonts w:ascii="Times New Roman" w:hAnsi="Times New Roman" w:cs="Times New Roman"/>
          <w:color w:val="FF0000"/>
          <w:sz w:val="24"/>
          <w:szCs w:val="24"/>
        </w:rPr>
        <w:t>X</w:t>
      </w:r>
      <w:r w:rsidR="00CE6EDF">
        <w:rPr>
          <w:rFonts w:ascii="Times New Roman" w:hAnsi="Times New Roman" w:cs="Times New Roman"/>
          <w:sz w:val="24"/>
          <w:szCs w:val="24"/>
        </w:rPr>
        <w:t xml:space="preserve">, </w:t>
      </w:r>
      <w:r w:rsidR="00CE6EDF" w:rsidRPr="00221CD4">
        <w:rPr>
          <w:rFonts w:ascii="Times New Roman" w:hAnsi="Times New Roman" w:cs="Times New Roman"/>
          <w:i/>
          <w:sz w:val="24"/>
          <w:szCs w:val="24"/>
        </w:rPr>
        <w:t>p</w:t>
      </w:r>
      <w:r w:rsidR="00CE6EDF">
        <w:rPr>
          <w:rFonts w:ascii="Times New Roman" w:hAnsi="Times New Roman" w:cs="Times New Roman"/>
          <w:sz w:val="24"/>
          <w:szCs w:val="24"/>
        </w:rPr>
        <w:t xml:space="preserve"> = </w:t>
      </w:r>
      <w:r w:rsidR="00CE6EDF" w:rsidRPr="00221CD4">
        <w:rPr>
          <w:rFonts w:ascii="Times New Roman" w:hAnsi="Times New Roman" w:cs="Times New Roman"/>
          <w:color w:val="FF0000"/>
          <w:sz w:val="24"/>
          <w:szCs w:val="24"/>
        </w:rPr>
        <w:t>Y</w:t>
      </w:r>
      <w:r w:rsidR="00CE6EDF">
        <w:rPr>
          <w:rFonts w:ascii="Times New Roman" w:hAnsi="Times New Roman" w:cs="Times New Roman"/>
          <w:sz w:val="24"/>
          <w:szCs w:val="24"/>
        </w:rPr>
        <w:t>)</w:t>
      </w:r>
      <w:r w:rsidR="00C96F3B">
        <w:rPr>
          <w:rFonts w:ascii="Times New Roman" w:hAnsi="Times New Roman" w:cs="Times New Roman"/>
          <w:sz w:val="24"/>
          <w:szCs w:val="24"/>
        </w:rPr>
        <w:t xml:space="preserve">, </w:t>
      </w:r>
      <w:r w:rsidR="00CE6EDF">
        <w:rPr>
          <w:rFonts w:ascii="Times New Roman" w:hAnsi="Times New Roman" w:cs="Times New Roman"/>
          <w:sz w:val="24"/>
          <w:szCs w:val="24"/>
        </w:rPr>
        <w:t xml:space="preserve">further supporting our conclusion that endogenous OC generated in the spring likely drove this net metabolic shift.  </w:t>
      </w:r>
      <w:r w:rsidR="00947C02">
        <w:rPr>
          <w:rFonts w:ascii="Times New Roman" w:hAnsi="Times New Roman" w:cs="Times New Roman"/>
          <w:sz w:val="24"/>
          <w:szCs w:val="24"/>
        </w:rPr>
        <w:t xml:space="preserve">Rates of fall NEP were unrelated to either lake morphometry or the </w:t>
      </w:r>
      <w:commentRangeStart w:id="34"/>
      <w:r w:rsidR="00947C02">
        <w:rPr>
          <w:rFonts w:ascii="Times New Roman" w:hAnsi="Times New Roman" w:cs="Times New Roman"/>
          <w:sz w:val="24"/>
          <w:szCs w:val="24"/>
        </w:rPr>
        <w:t xml:space="preserve">light climate </w:t>
      </w:r>
      <w:commentRangeEnd w:id="34"/>
      <w:r w:rsidR="00A3181E">
        <w:rPr>
          <w:rStyle w:val="CommentReference"/>
        </w:rPr>
        <w:commentReference w:id="34"/>
      </w:r>
      <w:r w:rsidR="00947C02">
        <w:rPr>
          <w:rFonts w:ascii="Times New Roman" w:hAnsi="Times New Roman" w:cs="Times New Roman"/>
          <w:sz w:val="24"/>
          <w:szCs w:val="24"/>
        </w:rPr>
        <w:t>(Fig. 3</w:t>
      </w:r>
      <w:proofErr w:type="gramStart"/>
      <w:r w:rsidR="00947C02">
        <w:rPr>
          <w:rFonts w:ascii="Times New Roman" w:hAnsi="Times New Roman" w:cs="Times New Roman"/>
          <w:sz w:val="24"/>
          <w:szCs w:val="24"/>
        </w:rPr>
        <w:t>c,d</w:t>
      </w:r>
      <w:proofErr w:type="gramEnd"/>
      <w:r w:rsidR="00947C02">
        <w:rPr>
          <w:rFonts w:ascii="Times New Roman" w:hAnsi="Times New Roman" w:cs="Times New Roman"/>
          <w:sz w:val="24"/>
          <w:szCs w:val="24"/>
        </w:rPr>
        <w:t xml:space="preserve">), but tended to be most heterotrophic in the most </w:t>
      </w:r>
      <w:commentRangeStart w:id="35"/>
      <w:r w:rsidR="00947C02" w:rsidRPr="00947C02">
        <w:rPr>
          <w:rFonts w:ascii="Times New Roman" w:hAnsi="Times New Roman" w:cs="Times New Roman"/>
          <w:color w:val="FF0000"/>
          <w:sz w:val="24"/>
          <w:szCs w:val="24"/>
        </w:rPr>
        <w:t>hydrologically-disconnected</w:t>
      </w:r>
      <w:commentRangeEnd w:id="35"/>
      <w:r w:rsidR="00A3181E">
        <w:rPr>
          <w:rStyle w:val="CommentReference"/>
        </w:rPr>
        <w:commentReference w:id="35"/>
      </w:r>
      <w:r w:rsidR="00947C02">
        <w:rPr>
          <w:rFonts w:ascii="Times New Roman" w:hAnsi="Times New Roman" w:cs="Times New Roman"/>
          <w:sz w:val="24"/>
          <w:szCs w:val="24"/>
        </w:rPr>
        <w:t xml:space="preserve"> lakes (Fig. 3e; </w:t>
      </w:r>
      <w:r w:rsidR="00947C02" w:rsidRPr="00221CD4">
        <w:rPr>
          <w:rFonts w:ascii="Times New Roman" w:hAnsi="Times New Roman" w:cs="Times New Roman"/>
          <w:i/>
          <w:sz w:val="24"/>
          <w:szCs w:val="24"/>
        </w:rPr>
        <w:t>r</w:t>
      </w:r>
      <w:r w:rsidR="00947C02">
        <w:rPr>
          <w:rFonts w:ascii="Times New Roman" w:hAnsi="Times New Roman" w:cs="Times New Roman"/>
          <w:sz w:val="24"/>
          <w:szCs w:val="24"/>
        </w:rPr>
        <w:t xml:space="preserve"> = </w:t>
      </w:r>
      <w:r w:rsidR="00947C02" w:rsidRPr="00221CD4">
        <w:rPr>
          <w:rFonts w:ascii="Times New Roman" w:hAnsi="Times New Roman" w:cs="Times New Roman"/>
          <w:color w:val="FF0000"/>
          <w:sz w:val="24"/>
          <w:szCs w:val="24"/>
        </w:rPr>
        <w:t>X</w:t>
      </w:r>
      <w:r w:rsidR="00947C02">
        <w:rPr>
          <w:rFonts w:ascii="Times New Roman" w:hAnsi="Times New Roman" w:cs="Times New Roman"/>
          <w:sz w:val="24"/>
          <w:szCs w:val="24"/>
        </w:rPr>
        <w:t xml:space="preserve">, </w:t>
      </w:r>
      <w:r w:rsidR="00947C02" w:rsidRPr="00221CD4">
        <w:rPr>
          <w:rFonts w:ascii="Times New Roman" w:hAnsi="Times New Roman" w:cs="Times New Roman"/>
          <w:i/>
          <w:sz w:val="24"/>
          <w:szCs w:val="24"/>
        </w:rPr>
        <w:t>p</w:t>
      </w:r>
      <w:r w:rsidR="00947C02">
        <w:rPr>
          <w:rFonts w:ascii="Times New Roman" w:hAnsi="Times New Roman" w:cs="Times New Roman"/>
          <w:sz w:val="24"/>
          <w:szCs w:val="24"/>
        </w:rPr>
        <w:t xml:space="preserve"> = 0.00</w:t>
      </w:r>
      <w:r w:rsidR="00947C02" w:rsidRPr="00221CD4">
        <w:rPr>
          <w:rFonts w:ascii="Times New Roman" w:hAnsi="Times New Roman" w:cs="Times New Roman"/>
          <w:color w:val="FF0000"/>
          <w:sz w:val="24"/>
          <w:szCs w:val="24"/>
        </w:rPr>
        <w:t>X</w:t>
      </w:r>
      <w:r w:rsidR="00947C02">
        <w:rPr>
          <w:rFonts w:ascii="Times New Roman" w:hAnsi="Times New Roman" w:cs="Times New Roman"/>
          <w:sz w:val="24"/>
          <w:szCs w:val="24"/>
        </w:rPr>
        <w:t xml:space="preserve">).   </w:t>
      </w:r>
      <w:commentRangeStart w:id="36"/>
      <w:r w:rsidR="00310919">
        <w:rPr>
          <w:rFonts w:ascii="Times New Roman" w:hAnsi="Times New Roman" w:cs="Times New Roman"/>
          <w:sz w:val="24"/>
          <w:szCs w:val="24"/>
        </w:rPr>
        <w:t>Taken together</w:t>
      </w:r>
      <w:r w:rsidR="00674891">
        <w:rPr>
          <w:rFonts w:ascii="Times New Roman" w:hAnsi="Times New Roman" w:cs="Times New Roman"/>
          <w:sz w:val="24"/>
          <w:szCs w:val="24"/>
        </w:rPr>
        <w:t>, our finding</w:t>
      </w:r>
      <w:r w:rsidR="00310919">
        <w:rPr>
          <w:rFonts w:ascii="Times New Roman" w:hAnsi="Times New Roman" w:cs="Times New Roman"/>
          <w:sz w:val="24"/>
          <w:szCs w:val="24"/>
        </w:rPr>
        <w:t>s</w:t>
      </w:r>
      <w:r w:rsidR="00674891">
        <w:rPr>
          <w:rFonts w:ascii="Times New Roman" w:hAnsi="Times New Roman" w:cs="Times New Roman"/>
          <w:sz w:val="24"/>
          <w:szCs w:val="24"/>
        </w:rPr>
        <w:t xml:space="preserve"> indicate that the shallow nature and slow flushing of lakes in the YRB, and </w:t>
      </w:r>
      <w:r w:rsidR="000D35F3">
        <w:rPr>
          <w:rFonts w:ascii="Times New Roman" w:hAnsi="Times New Roman" w:cs="Times New Roman"/>
          <w:sz w:val="24"/>
          <w:szCs w:val="24"/>
        </w:rPr>
        <w:t xml:space="preserve">likely </w:t>
      </w:r>
      <w:r w:rsidR="00674891">
        <w:rPr>
          <w:rFonts w:ascii="Times New Roman" w:hAnsi="Times New Roman" w:cs="Times New Roman"/>
          <w:sz w:val="24"/>
          <w:szCs w:val="24"/>
        </w:rPr>
        <w:t xml:space="preserve">many other northern </w:t>
      </w:r>
      <w:r w:rsidR="000D35F3">
        <w:rPr>
          <w:rFonts w:ascii="Times New Roman" w:hAnsi="Times New Roman" w:cs="Times New Roman"/>
          <w:sz w:val="24"/>
          <w:szCs w:val="24"/>
        </w:rPr>
        <w:t>areas</w:t>
      </w:r>
      <w:r w:rsidR="00674891">
        <w:rPr>
          <w:rFonts w:ascii="Times New Roman" w:hAnsi="Times New Roman" w:cs="Times New Roman"/>
          <w:sz w:val="24"/>
          <w:szCs w:val="24"/>
        </w:rPr>
        <w:t xml:space="preserve"> (</w:t>
      </w:r>
      <w:r w:rsidR="003C497B">
        <w:rPr>
          <w:rFonts w:ascii="Times New Roman" w:hAnsi="Times New Roman" w:cs="Times New Roman"/>
          <w:color w:val="FF0000"/>
          <w:sz w:val="24"/>
          <w:szCs w:val="24"/>
        </w:rPr>
        <w:t>Fig. S1</w:t>
      </w:r>
      <w:r w:rsidR="00674891">
        <w:rPr>
          <w:rFonts w:ascii="Times New Roman" w:hAnsi="Times New Roman" w:cs="Times New Roman"/>
          <w:sz w:val="24"/>
          <w:szCs w:val="24"/>
        </w:rPr>
        <w:t xml:space="preserve">) may render a large proportion of high-latitude systems less metabolically sensitive to climate-driven increases in terrestrial OC input (Larsen et al. 2012ish) and </w:t>
      </w:r>
      <w:r w:rsidR="00927250">
        <w:rPr>
          <w:rFonts w:ascii="Times New Roman" w:hAnsi="Times New Roman" w:cs="Times New Roman"/>
          <w:sz w:val="24"/>
          <w:szCs w:val="24"/>
        </w:rPr>
        <w:t xml:space="preserve">shading-induced losses </w:t>
      </w:r>
      <w:r w:rsidR="00674891">
        <w:rPr>
          <w:rFonts w:ascii="Times New Roman" w:hAnsi="Times New Roman" w:cs="Times New Roman"/>
          <w:sz w:val="24"/>
          <w:szCs w:val="24"/>
        </w:rPr>
        <w:t xml:space="preserve">in </w:t>
      </w:r>
      <w:r w:rsidR="00927250">
        <w:rPr>
          <w:rFonts w:ascii="Times New Roman" w:hAnsi="Times New Roman" w:cs="Times New Roman"/>
          <w:sz w:val="24"/>
          <w:szCs w:val="24"/>
        </w:rPr>
        <w:t xml:space="preserve">areal rates of phytoplankton or benthic autotrophic growth that </w:t>
      </w:r>
      <w:r w:rsidR="001B26BC">
        <w:rPr>
          <w:rFonts w:ascii="Times New Roman" w:hAnsi="Times New Roman" w:cs="Times New Roman"/>
          <w:sz w:val="24"/>
          <w:szCs w:val="24"/>
        </w:rPr>
        <w:t xml:space="preserve">potentially threaten net metabolic balances of </w:t>
      </w:r>
      <w:r w:rsidR="00927250">
        <w:rPr>
          <w:rFonts w:ascii="Times New Roman" w:hAnsi="Times New Roman" w:cs="Times New Roman"/>
          <w:sz w:val="24"/>
          <w:szCs w:val="24"/>
        </w:rPr>
        <w:t xml:space="preserve">comparatively deeper, </w:t>
      </w:r>
      <w:r w:rsidR="00F55F65">
        <w:rPr>
          <w:rFonts w:ascii="Times New Roman" w:hAnsi="Times New Roman" w:cs="Times New Roman"/>
          <w:sz w:val="24"/>
          <w:szCs w:val="24"/>
        </w:rPr>
        <w:t xml:space="preserve">nutrient poor, </w:t>
      </w:r>
      <w:r w:rsidR="00F55F65">
        <w:rPr>
          <w:rFonts w:ascii="Times New Roman" w:hAnsi="Times New Roman" w:cs="Times New Roman"/>
          <w:sz w:val="24"/>
          <w:szCs w:val="24"/>
        </w:rPr>
        <w:lastRenderedPageBreak/>
        <w:t>dark water, OC-rich systems in Boreal Shield and Boreal/</w:t>
      </w:r>
      <w:r w:rsidR="00927250">
        <w:rPr>
          <w:rFonts w:ascii="Times New Roman" w:hAnsi="Times New Roman" w:cs="Times New Roman"/>
          <w:sz w:val="24"/>
          <w:szCs w:val="24"/>
        </w:rPr>
        <w:t>Sub-Arctic Scandinavian regions</w:t>
      </w:r>
      <w:r w:rsidR="00B86694">
        <w:rPr>
          <w:rFonts w:ascii="Times New Roman" w:hAnsi="Times New Roman" w:cs="Times New Roman"/>
          <w:sz w:val="24"/>
          <w:szCs w:val="24"/>
        </w:rPr>
        <w:t xml:space="preserve"> (Ask et al. 2012)</w:t>
      </w:r>
      <w:r w:rsidR="00F55F65">
        <w:rPr>
          <w:rFonts w:ascii="Times New Roman" w:hAnsi="Times New Roman" w:cs="Times New Roman"/>
          <w:sz w:val="24"/>
          <w:szCs w:val="24"/>
        </w:rPr>
        <w:t>.</w:t>
      </w:r>
      <w:r w:rsidR="00310919">
        <w:rPr>
          <w:rFonts w:ascii="Times New Roman" w:hAnsi="Times New Roman" w:cs="Times New Roman"/>
          <w:sz w:val="24"/>
          <w:szCs w:val="24"/>
        </w:rPr>
        <w:t xml:space="preserve"> </w:t>
      </w:r>
      <w:commentRangeEnd w:id="36"/>
      <w:r w:rsidR="002E7046">
        <w:rPr>
          <w:rStyle w:val="CommentReference"/>
        </w:rPr>
        <w:commentReference w:id="36"/>
      </w:r>
      <w:r w:rsidR="00310919">
        <w:rPr>
          <w:rFonts w:ascii="Times New Roman" w:hAnsi="Times New Roman" w:cs="Times New Roman"/>
          <w:sz w:val="24"/>
          <w:szCs w:val="24"/>
        </w:rPr>
        <w:t xml:space="preserve"> Instead, the synchronous nature of metabolic patterns across the YRB (Fig. 1, Fig. S</w:t>
      </w:r>
      <w:r w:rsidR="00812C2C">
        <w:rPr>
          <w:rFonts w:ascii="Times New Roman" w:hAnsi="Times New Roman" w:cs="Times New Roman"/>
          <w:color w:val="FF0000"/>
          <w:sz w:val="24"/>
          <w:szCs w:val="24"/>
        </w:rPr>
        <w:t>4</w:t>
      </w:r>
      <w:r w:rsidR="00310919">
        <w:rPr>
          <w:rFonts w:ascii="Times New Roman" w:hAnsi="Times New Roman" w:cs="Times New Roman"/>
          <w:sz w:val="24"/>
          <w:szCs w:val="24"/>
        </w:rPr>
        <w:t xml:space="preserve">) are consistent with findings in other arid, </w:t>
      </w:r>
      <w:r w:rsidR="007B0146">
        <w:rPr>
          <w:rFonts w:ascii="Times New Roman" w:hAnsi="Times New Roman" w:cs="Times New Roman"/>
          <w:sz w:val="24"/>
          <w:szCs w:val="24"/>
        </w:rPr>
        <w:t>northern regions</w:t>
      </w:r>
      <w:r w:rsidR="00310919">
        <w:rPr>
          <w:rFonts w:ascii="Times New Roman" w:hAnsi="Times New Roman" w:cs="Times New Roman"/>
          <w:sz w:val="24"/>
          <w:szCs w:val="24"/>
        </w:rPr>
        <w:t xml:space="preserve"> (Finlay et al. 2015) that show lake C cycling patterns may be strongly regulated by </w:t>
      </w:r>
      <w:r w:rsidR="007B0146">
        <w:rPr>
          <w:rFonts w:ascii="Times New Roman" w:hAnsi="Times New Roman" w:cs="Times New Roman"/>
          <w:sz w:val="24"/>
          <w:szCs w:val="24"/>
        </w:rPr>
        <w:t>broad scale</w:t>
      </w:r>
      <w:r w:rsidR="00310919">
        <w:rPr>
          <w:rFonts w:ascii="Times New Roman" w:hAnsi="Times New Roman" w:cs="Times New Roman"/>
          <w:sz w:val="24"/>
          <w:szCs w:val="24"/>
        </w:rPr>
        <w:t xml:space="preserve"> climatic drivers </w:t>
      </w:r>
      <w:r w:rsidR="00B62F42">
        <w:rPr>
          <w:rFonts w:ascii="Times New Roman" w:hAnsi="Times New Roman" w:cs="Times New Roman"/>
          <w:sz w:val="24"/>
          <w:szCs w:val="24"/>
        </w:rPr>
        <w:t>that regulate the influx of energy into lakes</w:t>
      </w:r>
      <w:r w:rsidR="00562A99">
        <w:rPr>
          <w:rFonts w:ascii="Times New Roman" w:hAnsi="Times New Roman" w:cs="Times New Roman"/>
          <w:sz w:val="24"/>
          <w:szCs w:val="24"/>
        </w:rPr>
        <w:t xml:space="preserve">.  </w:t>
      </w:r>
    </w:p>
    <w:p w14:paraId="7AE8BF9F" w14:textId="77777777" w:rsidR="00942A13" w:rsidRDefault="00942A13" w:rsidP="00B05A9C">
      <w:pPr>
        <w:spacing w:after="0" w:line="480" w:lineRule="auto"/>
        <w:rPr>
          <w:rFonts w:ascii="Times New Roman" w:hAnsi="Times New Roman" w:cs="Times New Roman"/>
          <w:sz w:val="24"/>
          <w:szCs w:val="24"/>
        </w:rPr>
      </w:pPr>
    </w:p>
    <w:p w14:paraId="4E0C201C" w14:textId="77777777" w:rsidR="006F735C" w:rsidRDefault="00942A13" w:rsidP="00DC7C1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Our </w:t>
      </w:r>
      <w:r w:rsidR="009414DF">
        <w:rPr>
          <w:rFonts w:ascii="Times New Roman" w:hAnsi="Times New Roman" w:cs="Times New Roman"/>
          <w:sz w:val="24"/>
          <w:szCs w:val="24"/>
        </w:rPr>
        <w:t xml:space="preserve">direct </w:t>
      </w:r>
      <w:r>
        <w:rPr>
          <w:rFonts w:ascii="Times New Roman" w:hAnsi="Times New Roman" w:cs="Times New Roman"/>
          <w:sz w:val="24"/>
          <w:szCs w:val="24"/>
        </w:rPr>
        <w:t>observation of w</w:t>
      </w:r>
      <w:bookmarkStart w:id="37" w:name="_GoBack"/>
      <w:bookmarkEnd w:id="37"/>
      <w:r>
        <w:rPr>
          <w:rFonts w:ascii="Times New Roman" w:hAnsi="Times New Roman" w:cs="Times New Roman"/>
          <w:sz w:val="24"/>
          <w:szCs w:val="24"/>
        </w:rPr>
        <w:t>idespread and e</w:t>
      </w:r>
      <w:r w:rsidR="009414DF">
        <w:rPr>
          <w:rFonts w:ascii="Times New Roman" w:hAnsi="Times New Roman" w:cs="Times New Roman"/>
          <w:sz w:val="24"/>
          <w:szCs w:val="24"/>
        </w:rPr>
        <w:t xml:space="preserve">xtreme autotrophic growth in YRB lakes is consistent with other Arctic observations (Tank et al. 2009ish; Walter-Anthony et al. 2016), and suggests that many boreal and </w:t>
      </w:r>
      <w:r>
        <w:rPr>
          <w:rFonts w:ascii="Times New Roman" w:hAnsi="Times New Roman" w:cs="Times New Roman"/>
          <w:sz w:val="24"/>
          <w:szCs w:val="24"/>
        </w:rPr>
        <w:t xml:space="preserve">subarctic lakes deviate from the </w:t>
      </w:r>
      <w:r>
        <w:rPr>
          <w:rFonts w:ascii="Times New Roman" w:hAnsi="Times New Roman" w:cs="Times New Roman"/>
          <w:color w:val="FF0000"/>
          <w:sz w:val="24"/>
          <w:szCs w:val="24"/>
        </w:rPr>
        <w:t xml:space="preserve">comparatively unproductive and </w:t>
      </w:r>
      <w:r w:rsidR="009414DF">
        <w:rPr>
          <w:rFonts w:ascii="Times New Roman" w:hAnsi="Times New Roman" w:cs="Times New Roman"/>
          <w:color w:val="FF0000"/>
          <w:sz w:val="24"/>
          <w:szCs w:val="24"/>
        </w:rPr>
        <w:t>commonly heterotrophic</w:t>
      </w:r>
      <w:r w:rsidRPr="00A8082F">
        <w:rPr>
          <w:rFonts w:ascii="Times New Roman" w:hAnsi="Times New Roman" w:cs="Times New Roman"/>
          <w:color w:val="FF0000"/>
          <w:sz w:val="24"/>
          <w:szCs w:val="24"/>
        </w:rPr>
        <w:t xml:space="preserve"> nature of dilute northern lakes (</w:t>
      </w:r>
      <w:proofErr w:type="spellStart"/>
      <w:r w:rsidR="009414DF">
        <w:rPr>
          <w:rFonts w:ascii="Times New Roman" w:hAnsi="Times New Roman" w:cs="Times New Roman"/>
          <w:color w:val="FF0000"/>
          <w:sz w:val="24"/>
          <w:szCs w:val="24"/>
        </w:rPr>
        <w:t>Tranvik</w:t>
      </w:r>
      <w:proofErr w:type="spellEnd"/>
      <w:r w:rsidR="009414DF">
        <w:rPr>
          <w:rFonts w:ascii="Times New Roman" w:hAnsi="Times New Roman" w:cs="Times New Roman"/>
          <w:color w:val="FF0000"/>
          <w:sz w:val="24"/>
          <w:szCs w:val="24"/>
        </w:rPr>
        <w:t xml:space="preserve"> et al. 2009; Ask et al. 2012; </w:t>
      </w:r>
      <w:proofErr w:type="spellStart"/>
      <w:r w:rsidRPr="00A8082F">
        <w:rPr>
          <w:rFonts w:ascii="Times New Roman" w:hAnsi="Times New Roman" w:cs="Times New Roman"/>
          <w:color w:val="FF0000"/>
          <w:sz w:val="24"/>
          <w:szCs w:val="24"/>
        </w:rPr>
        <w:t>Bogard</w:t>
      </w:r>
      <w:proofErr w:type="spellEnd"/>
      <w:r w:rsidRPr="00A8082F">
        <w:rPr>
          <w:rFonts w:ascii="Times New Roman" w:hAnsi="Times New Roman" w:cs="Times New Roman"/>
          <w:color w:val="FF0000"/>
          <w:sz w:val="24"/>
          <w:szCs w:val="24"/>
        </w:rPr>
        <w:t xml:space="preserve"> et al. in prep)</w:t>
      </w:r>
      <w:r>
        <w:rPr>
          <w:rFonts w:ascii="Times New Roman" w:hAnsi="Times New Roman" w:cs="Times New Roman"/>
          <w:sz w:val="24"/>
          <w:szCs w:val="24"/>
        </w:rPr>
        <w:t xml:space="preserve">.  </w:t>
      </w:r>
      <w:r w:rsidR="00831CDF">
        <w:rPr>
          <w:rFonts w:ascii="Times New Roman" w:hAnsi="Times New Roman" w:cs="Times New Roman"/>
          <w:sz w:val="24"/>
          <w:szCs w:val="24"/>
        </w:rPr>
        <w:t xml:space="preserve">Unlike the latter, we inferred little terrestrial OC mineralization in </w:t>
      </w:r>
      <w:r w:rsidR="009414DF">
        <w:rPr>
          <w:rFonts w:ascii="Times New Roman" w:hAnsi="Times New Roman" w:cs="Times New Roman"/>
          <w:sz w:val="24"/>
          <w:szCs w:val="24"/>
        </w:rPr>
        <w:t>our</w:t>
      </w:r>
      <w:r w:rsidR="00831CDF">
        <w:rPr>
          <w:rFonts w:ascii="Times New Roman" w:hAnsi="Times New Roman" w:cs="Times New Roman"/>
          <w:sz w:val="24"/>
          <w:szCs w:val="24"/>
        </w:rPr>
        <w:t xml:space="preserve"> comparatively flat basin </w:t>
      </w:r>
      <w:r w:rsidR="009414DF">
        <w:rPr>
          <w:rFonts w:ascii="Times New Roman" w:hAnsi="Times New Roman" w:cs="Times New Roman"/>
          <w:sz w:val="24"/>
          <w:szCs w:val="24"/>
        </w:rPr>
        <w:t xml:space="preserve">study </w:t>
      </w:r>
      <w:r w:rsidR="00831CDF">
        <w:rPr>
          <w:rFonts w:ascii="Times New Roman" w:hAnsi="Times New Roman" w:cs="Times New Roman"/>
          <w:sz w:val="24"/>
          <w:szCs w:val="24"/>
        </w:rPr>
        <w:t>lakes with long hydraulic residence times</w:t>
      </w:r>
      <w:r w:rsidR="00C75ACF">
        <w:rPr>
          <w:rFonts w:ascii="Times New Roman" w:hAnsi="Times New Roman" w:cs="Times New Roman"/>
          <w:sz w:val="24"/>
          <w:szCs w:val="24"/>
        </w:rPr>
        <w:t>, a conclusion in line with synthese</w:t>
      </w:r>
      <w:r w:rsidR="009414DF">
        <w:rPr>
          <w:rFonts w:ascii="Times New Roman" w:hAnsi="Times New Roman" w:cs="Times New Roman"/>
          <w:sz w:val="24"/>
          <w:szCs w:val="24"/>
        </w:rPr>
        <w:t xml:space="preserve">s </w:t>
      </w:r>
      <w:r w:rsidR="00A9082E">
        <w:rPr>
          <w:rFonts w:ascii="Times New Roman" w:hAnsi="Times New Roman" w:cs="Times New Roman"/>
          <w:sz w:val="24"/>
          <w:szCs w:val="24"/>
        </w:rPr>
        <w:t xml:space="preserve">showing aquatic remineralization of terrestrial OC scales inversely with residence time </w:t>
      </w:r>
      <w:r w:rsidR="009414DF">
        <w:rPr>
          <w:rFonts w:ascii="Times New Roman" w:hAnsi="Times New Roman" w:cs="Times New Roman"/>
          <w:sz w:val="24"/>
          <w:szCs w:val="24"/>
        </w:rPr>
        <w:t>(</w:t>
      </w:r>
      <w:proofErr w:type="spellStart"/>
      <w:r w:rsidR="00C75ACF">
        <w:rPr>
          <w:rFonts w:ascii="Times New Roman" w:hAnsi="Times New Roman" w:cs="Times New Roman"/>
          <w:sz w:val="24"/>
          <w:szCs w:val="24"/>
        </w:rPr>
        <w:t>Algesten</w:t>
      </w:r>
      <w:proofErr w:type="spellEnd"/>
      <w:r w:rsidR="00C75ACF">
        <w:rPr>
          <w:rFonts w:ascii="Times New Roman" w:hAnsi="Times New Roman" w:cs="Times New Roman"/>
          <w:sz w:val="24"/>
          <w:szCs w:val="24"/>
        </w:rPr>
        <w:t xml:space="preserve"> et al. 2005; </w:t>
      </w:r>
      <w:r w:rsidR="009414DF">
        <w:rPr>
          <w:rFonts w:ascii="Times New Roman" w:hAnsi="Times New Roman" w:cs="Times New Roman"/>
          <w:sz w:val="24"/>
          <w:szCs w:val="24"/>
        </w:rPr>
        <w:t>Catalan et al. 2016)</w:t>
      </w:r>
      <w:r w:rsidR="00831CDF">
        <w:rPr>
          <w:rFonts w:ascii="Times New Roman" w:hAnsi="Times New Roman" w:cs="Times New Roman"/>
          <w:sz w:val="24"/>
          <w:szCs w:val="24"/>
        </w:rPr>
        <w:t>.</w:t>
      </w:r>
      <w:r w:rsidR="00C521A8">
        <w:rPr>
          <w:rFonts w:ascii="Times New Roman" w:hAnsi="Times New Roman" w:cs="Times New Roman"/>
          <w:sz w:val="24"/>
          <w:szCs w:val="24"/>
        </w:rPr>
        <w:t xml:space="preserve"> </w:t>
      </w:r>
      <w:r w:rsidR="0024046D">
        <w:rPr>
          <w:rFonts w:ascii="Times New Roman" w:hAnsi="Times New Roman" w:cs="Times New Roman"/>
          <w:sz w:val="24"/>
          <w:szCs w:val="24"/>
        </w:rPr>
        <w:t xml:space="preserve"> </w:t>
      </w:r>
      <w:r w:rsidR="00BE617B">
        <w:rPr>
          <w:rFonts w:ascii="Times New Roman" w:hAnsi="Times New Roman" w:cs="Times New Roman"/>
          <w:sz w:val="24"/>
          <w:szCs w:val="24"/>
        </w:rPr>
        <w:t xml:space="preserve">We also found little evidence for lake processing of ancient, permafrost-derived terrestrial OC.   </w:t>
      </w:r>
      <w:r w:rsidR="0024046D">
        <w:rPr>
          <w:rFonts w:ascii="Times New Roman" w:hAnsi="Times New Roman" w:cs="Times New Roman"/>
          <w:sz w:val="24"/>
          <w:szCs w:val="24"/>
        </w:rPr>
        <w:t xml:space="preserve">These findings collectively imply that in many northern regions, lakes may not </w:t>
      </w:r>
      <w:r w:rsidR="00BE617B">
        <w:rPr>
          <w:rFonts w:ascii="Times New Roman" w:hAnsi="Times New Roman" w:cs="Times New Roman"/>
          <w:sz w:val="24"/>
          <w:szCs w:val="24"/>
        </w:rPr>
        <w:t xml:space="preserve">currently </w:t>
      </w:r>
      <w:r w:rsidR="0024046D">
        <w:rPr>
          <w:rFonts w:ascii="Times New Roman" w:hAnsi="Times New Roman" w:cs="Times New Roman"/>
          <w:sz w:val="24"/>
          <w:szCs w:val="24"/>
        </w:rPr>
        <w:t>be hotsp</w:t>
      </w:r>
      <w:r w:rsidR="0008730E">
        <w:rPr>
          <w:rFonts w:ascii="Times New Roman" w:hAnsi="Times New Roman" w:cs="Times New Roman"/>
          <w:sz w:val="24"/>
          <w:szCs w:val="24"/>
        </w:rPr>
        <w:t>ots of terrestrial OC processing.  Rather, the arid</w:t>
      </w:r>
      <w:r w:rsidR="00BE617B">
        <w:rPr>
          <w:rFonts w:ascii="Times New Roman" w:hAnsi="Times New Roman" w:cs="Times New Roman"/>
          <w:sz w:val="24"/>
          <w:szCs w:val="24"/>
        </w:rPr>
        <w:t>, topographically-flat,</w:t>
      </w:r>
      <w:r w:rsidR="0008730E">
        <w:rPr>
          <w:rFonts w:ascii="Times New Roman" w:hAnsi="Times New Roman" w:cs="Times New Roman"/>
          <w:sz w:val="24"/>
          <w:szCs w:val="24"/>
        </w:rPr>
        <w:t xml:space="preserve"> and relatively unproductive terrestrial setting (refs) within which lakes of the YRB</w:t>
      </w:r>
      <w:r w:rsidR="00F27040">
        <w:rPr>
          <w:rFonts w:ascii="Times New Roman" w:hAnsi="Times New Roman" w:cs="Times New Roman"/>
          <w:sz w:val="24"/>
          <w:szCs w:val="24"/>
        </w:rPr>
        <w:t>,</w:t>
      </w:r>
      <w:r w:rsidR="0008730E">
        <w:rPr>
          <w:rFonts w:ascii="Times New Roman" w:hAnsi="Times New Roman" w:cs="Times New Roman"/>
          <w:sz w:val="24"/>
          <w:szCs w:val="24"/>
        </w:rPr>
        <w:t xml:space="preserve"> and </w:t>
      </w:r>
      <w:r w:rsidR="00F27040">
        <w:rPr>
          <w:rFonts w:ascii="Times New Roman" w:hAnsi="Times New Roman" w:cs="Times New Roman"/>
          <w:sz w:val="24"/>
          <w:szCs w:val="24"/>
        </w:rPr>
        <w:t xml:space="preserve">other </w:t>
      </w:r>
      <w:r w:rsidR="0008730E">
        <w:rPr>
          <w:rFonts w:ascii="Times New Roman" w:hAnsi="Times New Roman" w:cs="Times New Roman"/>
          <w:sz w:val="24"/>
          <w:szCs w:val="24"/>
        </w:rPr>
        <w:t xml:space="preserve">comparable </w:t>
      </w:r>
      <w:r w:rsidR="00F27040">
        <w:rPr>
          <w:rFonts w:ascii="Times New Roman" w:hAnsi="Times New Roman" w:cs="Times New Roman"/>
          <w:sz w:val="24"/>
          <w:szCs w:val="24"/>
        </w:rPr>
        <w:t xml:space="preserve">circumpolar </w:t>
      </w:r>
      <w:r w:rsidR="0008730E">
        <w:rPr>
          <w:rFonts w:ascii="Times New Roman" w:hAnsi="Times New Roman" w:cs="Times New Roman"/>
          <w:sz w:val="24"/>
          <w:szCs w:val="24"/>
        </w:rPr>
        <w:t xml:space="preserve">environments </w:t>
      </w:r>
      <w:r w:rsidR="00F27040">
        <w:rPr>
          <w:rFonts w:ascii="Times New Roman" w:hAnsi="Times New Roman" w:cs="Times New Roman"/>
          <w:sz w:val="24"/>
          <w:szCs w:val="24"/>
        </w:rPr>
        <w:t xml:space="preserve">are found, </w:t>
      </w:r>
      <w:r w:rsidR="0008730E">
        <w:rPr>
          <w:rFonts w:ascii="Times New Roman" w:hAnsi="Times New Roman" w:cs="Times New Roman"/>
          <w:sz w:val="24"/>
          <w:szCs w:val="24"/>
        </w:rPr>
        <w:t xml:space="preserve">underscores the importance of these lakes as regional energy exchange hubs and key habitats generating massive quantities of endogenous materials </w:t>
      </w:r>
      <w:r w:rsidR="00F27040">
        <w:rPr>
          <w:rFonts w:ascii="Times New Roman" w:hAnsi="Times New Roman" w:cs="Times New Roman"/>
          <w:sz w:val="24"/>
          <w:szCs w:val="24"/>
        </w:rPr>
        <w:t>to</w:t>
      </w:r>
      <w:r w:rsidR="0008730E">
        <w:rPr>
          <w:rFonts w:ascii="Times New Roman" w:hAnsi="Times New Roman" w:cs="Times New Roman"/>
          <w:sz w:val="24"/>
          <w:szCs w:val="24"/>
        </w:rPr>
        <w:t xml:space="preserve"> provid</w:t>
      </w:r>
      <w:r w:rsidR="00F27040">
        <w:rPr>
          <w:rFonts w:ascii="Times New Roman" w:hAnsi="Times New Roman" w:cs="Times New Roman"/>
          <w:sz w:val="24"/>
          <w:szCs w:val="24"/>
        </w:rPr>
        <w:t>e</w:t>
      </w:r>
      <w:r w:rsidR="0008730E">
        <w:rPr>
          <w:rFonts w:ascii="Times New Roman" w:hAnsi="Times New Roman" w:cs="Times New Roman"/>
          <w:sz w:val="24"/>
          <w:szCs w:val="24"/>
        </w:rPr>
        <w:t xml:space="preserve"> energy </w:t>
      </w:r>
      <w:r w:rsidR="00F27040">
        <w:rPr>
          <w:rFonts w:ascii="Times New Roman" w:hAnsi="Times New Roman" w:cs="Times New Roman"/>
          <w:sz w:val="24"/>
          <w:szCs w:val="24"/>
        </w:rPr>
        <w:t xml:space="preserve">and habitat </w:t>
      </w:r>
      <w:r w:rsidR="0008730E">
        <w:rPr>
          <w:rFonts w:ascii="Times New Roman" w:hAnsi="Times New Roman" w:cs="Times New Roman"/>
          <w:sz w:val="24"/>
          <w:szCs w:val="24"/>
        </w:rPr>
        <w:t xml:space="preserve">for both local (ref) and migrant (ref) components of the northern food web. </w:t>
      </w:r>
      <w:commentRangeStart w:id="38"/>
      <w:r w:rsidR="00456398">
        <w:rPr>
          <w:rFonts w:ascii="Times New Roman" w:hAnsi="Times New Roman" w:cs="Times New Roman"/>
          <w:sz w:val="24"/>
          <w:szCs w:val="24"/>
        </w:rPr>
        <w:t xml:space="preserve">Concluding sentence tying it back to climate change… direct effects from climatic shifts may have the biggest effect on lake metabolism and OC processing in these lakes.  </w:t>
      </w:r>
      <w:commentRangeEnd w:id="38"/>
      <w:r w:rsidR="00456F63">
        <w:rPr>
          <w:rStyle w:val="CommentReference"/>
        </w:rPr>
        <w:commentReference w:id="38"/>
      </w:r>
    </w:p>
    <w:p w14:paraId="4238BAFF" w14:textId="77777777" w:rsidR="006F735C" w:rsidRDefault="006F735C" w:rsidP="00DC7C15">
      <w:pPr>
        <w:spacing w:after="0" w:line="480" w:lineRule="auto"/>
        <w:rPr>
          <w:rFonts w:ascii="Times New Roman" w:hAnsi="Times New Roman" w:cs="Times New Roman"/>
          <w:sz w:val="24"/>
          <w:szCs w:val="24"/>
        </w:rPr>
      </w:pPr>
    </w:p>
    <w:p w14:paraId="156AA6E6" w14:textId="77777777" w:rsidR="00DC7C15" w:rsidRDefault="00DC7C15" w:rsidP="0046024B">
      <w:pPr>
        <w:spacing w:after="0" w:line="480" w:lineRule="auto"/>
        <w:rPr>
          <w:rFonts w:ascii="Times New Roman" w:hAnsi="Times New Roman" w:cs="Times New Roman"/>
          <w:b/>
          <w:sz w:val="24"/>
          <w:szCs w:val="24"/>
        </w:rPr>
      </w:pPr>
    </w:p>
    <w:p w14:paraId="37918C5D" w14:textId="77777777" w:rsidR="00EA46E0" w:rsidRDefault="00EA46E0" w:rsidP="00843865">
      <w:pPr>
        <w:spacing w:after="0" w:line="480" w:lineRule="auto"/>
        <w:rPr>
          <w:rFonts w:ascii="Times New Roman" w:hAnsi="Times New Roman" w:cs="Times New Roman"/>
          <w:sz w:val="24"/>
          <w:szCs w:val="24"/>
        </w:rPr>
      </w:pPr>
    </w:p>
    <w:p w14:paraId="65C29836" w14:textId="77777777" w:rsidR="005D3EE8" w:rsidRDefault="005D3EE8">
      <w:pPr>
        <w:rPr>
          <w:rFonts w:ascii="Times New Roman" w:hAnsi="Times New Roman" w:cs="Times New Roman"/>
          <w:sz w:val="24"/>
          <w:szCs w:val="24"/>
        </w:rPr>
      </w:pPr>
      <w:r>
        <w:rPr>
          <w:rFonts w:ascii="Times New Roman" w:hAnsi="Times New Roman" w:cs="Times New Roman"/>
          <w:sz w:val="24"/>
          <w:szCs w:val="24"/>
        </w:rPr>
        <w:br w:type="page"/>
      </w:r>
    </w:p>
    <w:p w14:paraId="755633F1" w14:textId="77777777" w:rsidR="005D3EE8" w:rsidRDefault="005D3EE8" w:rsidP="005D3EE8">
      <w:pPr>
        <w:rPr>
          <w:rFonts w:ascii="Times New Roman" w:hAnsi="Times New Roman" w:cs="Times New Roman"/>
          <w:b/>
          <w:sz w:val="24"/>
          <w:szCs w:val="24"/>
        </w:rPr>
      </w:pPr>
      <w:r>
        <w:rPr>
          <w:rFonts w:ascii="Times New Roman" w:hAnsi="Times New Roman" w:cs="Times New Roman"/>
          <w:b/>
          <w:sz w:val="24"/>
          <w:szCs w:val="24"/>
        </w:rPr>
        <w:lastRenderedPageBreak/>
        <w:t>FIGURE LEGENDS</w:t>
      </w:r>
    </w:p>
    <w:p w14:paraId="0713AD13" w14:textId="77777777" w:rsidR="005D3EE8" w:rsidRDefault="005D3EE8" w:rsidP="00456372">
      <w:pPr>
        <w:spacing w:line="480" w:lineRule="auto"/>
        <w:rPr>
          <w:rFonts w:ascii="Times New Roman" w:hAnsi="Times New Roman" w:cs="Times New Roman"/>
          <w:b/>
          <w:sz w:val="24"/>
          <w:szCs w:val="24"/>
        </w:rPr>
      </w:pPr>
    </w:p>
    <w:p w14:paraId="18E36395" w14:textId="77777777" w:rsidR="005D3EE8" w:rsidRDefault="005D3EE8" w:rsidP="00456372">
      <w:pPr>
        <w:spacing w:line="480" w:lineRule="auto"/>
        <w:rPr>
          <w:rFonts w:ascii="Times New Roman" w:hAnsi="Times New Roman" w:cs="Times New Roman"/>
          <w:sz w:val="24"/>
          <w:szCs w:val="24"/>
        </w:rPr>
      </w:pPr>
      <w:r w:rsidRPr="005D3EE8">
        <w:rPr>
          <w:rFonts w:ascii="Times New Roman" w:hAnsi="Times New Roman" w:cs="Times New Roman"/>
          <w:b/>
          <w:sz w:val="24"/>
          <w:szCs w:val="24"/>
        </w:rPr>
        <w:t xml:space="preserve">Figure 1. </w:t>
      </w:r>
      <w:r>
        <w:rPr>
          <w:rFonts w:ascii="Times New Roman" w:hAnsi="Times New Roman" w:cs="Times New Roman"/>
          <w:b/>
          <w:sz w:val="24"/>
          <w:szCs w:val="24"/>
        </w:rPr>
        <w:t xml:space="preserve"> </w:t>
      </w:r>
      <w:r w:rsidRPr="0090331F">
        <w:rPr>
          <w:rFonts w:ascii="Times New Roman" w:hAnsi="Times New Roman" w:cs="Times New Roman"/>
          <w:b/>
          <w:sz w:val="24"/>
          <w:szCs w:val="24"/>
        </w:rPr>
        <w:t>Seasonal</w:t>
      </w:r>
      <w:r w:rsidR="0090331F" w:rsidRPr="0090331F">
        <w:rPr>
          <w:rFonts w:ascii="Times New Roman" w:hAnsi="Times New Roman" w:cs="Times New Roman"/>
          <w:b/>
          <w:sz w:val="24"/>
          <w:szCs w:val="24"/>
        </w:rPr>
        <w:t xml:space="preserve">ity in oxygen and </w:t>
      </w:r>
      <w:r w:rsidR="000E378C">
        <w:rPr>
          <w:rFonts w:ascii="Times New Roman" w:hAnsi="Times New Roman" w:cs="Times New Roman"/>
          <w:b/>
          <w:sz w:val="24"/>
          <w:szCs w:val="24"/>
        </w:rPr>
        <w:t>metabolism in YRB lakes</w:t>
      </w:r>
      <w:r w:rsidRPr="0090331F">
        <w:rPr>
          <w:rFonts w:ascii="Times New Roman" w:hAnsi="Times New Roman" w:cs="Times New Roman"/>
          <w:b/>
          <w:sz w:val="24"/>
          <w:szCs w:val="24"/>
        </w:rPr>
        <w:t>.</w:t>
      </w:r>
      <w:r w:rsidRPr="00F7301B">
        <w:rPr>
          <w:rFonts w:ascii="Times New Roman" w:hAnsi="Times New Roman" w:cs="Times New Roman"/>
          <w:sz w:val="24"/>
          <w:szCs w:val="24"/>
        </w:rPr>
        <w:t xml:space="preserve">  </w:t>
      </w:r>
      <w:r w:rsidR="0090331F" w:rsidRPr="0090331F">
        <w:rPr>
          <w:rFonts w:ascii="Times New Roman" w:hAnsi="Times New Roman" w:cs="Times New Roman"/>
          <w:b/>
          <w:sz w:val="24"/>
          <w:szCs w:val="24"/>
        </w:rPr>
        <w:t>a</w:t>
      </w:r>
      <w:r w:rsidR="0090331F">
        <w:rPr>
          <w:rFonts w:ascii="Times New Roman" w:hAnsi="Times New Roman" w:cs="Times New Roman"/>
          <w:sz w:val="24"/>
          <w:szCs w:val="24"/>
        </w:rPr>
        <w:t xml:space="preserve">) </w:t>
      </w:r>
      <w:r w:rsidR="001C512E">
        <w:rPr>
          <w:rFonts w:ascii="Times New Roman" w:hAnsi="Times New Roman" w:cs="Times New Roman"/>
          <w:sz w:val="24"/>
          <w:szCs w:val="24"/>
        </w:rPr>
        <w:t>C</w:t>
      </w:r>
      <w:r w:rsidR="0090331F">
        <w:rPr>
          <w:rFonts w:ascii="Times New Roman" w:hAnsi="Times New Roman" w:cs="Times New Roman"/>
          <w:sz w:val="24"/>
          <w:szCs w:val="24"/>
        </w:rPr>
        <w:t xml:space="preserve">ross-lake patterns in dissolved oxygen (DO) saturation relative to isotopic composition.  </w:t>
      </w:r>
      <w:r w:rsidR="009B209D" w:rsidRPr="00DA161A">
        <w:rPr>
          <w:rFonts w:ascii="Times New Roman" w:hAnsi="Times New Roman" w:cs="Times New Roman"/>
          <w:b/>
          <w:sz w:val="24"/>
          <w:szCs w:val="24"/>
        </w:rPr>
        <w:t>b</w:t>
      </w:r>
      <w:r w:rsidR="009B209D">
        <w:rPr>
          <w:rFonts w:ascii="Times New Roman" w:hAnsi="Times New Roman" w:cs="Times New Roman"/>
          <w:sz w:val="24"/>
          <w:szCs w:val="24"/>
        </w:rPr>
        <w:t>) Mass balance estimates of</w:t>
      </w:r>
      <w:r w:rsidR="00C03600">
        <w:rPr>
          <w:rFonts w:ascii="Times New Roman" w:hAnsi="Times New Roman" w:cs="Times New Roman"/>
          <w:sz w:val="24"/>
          <w:szCs w:val="24"/>
        </w:rPr>
        <w:t xml:space="preserve"> </w:t>
      </w:r>
      <w:r w:rsidR="0090331F">
        <w:rPr>
          <w:rFonts w:ascii="Times New Roman" w:hAnsi="Times New Roman" w:cs="Times New Roman"/>
          <w:sz w:val="24"/>
          <w:szCs w:val="24"/>
        </w:rPr>
        <w:t xml:space="preserve">gross primary production (GPP), </w:t>
      </w:r>
      <w:r w:rsidR="009B209D" w:rsidRPr="00DA161A">
        <w:rPr>
          <w:rFonts w:ascii="Times New Roman" w:hAnsi="Times New Roman" w:cs="Times New Roman"/>
          <w:b/>
          <w:sz w:val="24"/>
          <w:szCs w:val="24"/>
        </w:rPr>
        <w:t>c</w:t>
      </w:r>
      <w:r w:rsidR="009B209D">
        <w:rPr>
          <w:rFonts w:ascii="Times New Roman" w:hAnsi="Times New Roman" w:cs="Times New Roman"/>
          <w:sz w:val="24"/>
          <w:szCs w:val="24"/>
        </w:rPr>
        <w:t xml:space="preserve">) </w:t>
      </w:r>
      <w:r w:rsidR="0090331F">
        <w:rPr>
          <w:rFonts w:ascii="Times New Roman" w:hAnsi="Times New Roman" w:cs="Times New Roman"/>
          <w:sz w:val="24"/>
          <w:szCs w:val="24"/>
        </w:rPr>
        <w:t xml:space="preserve">ecosystem respiration (R), </w:t>
      </w:r>
      <w:r w:rsidR="009B209D">
        <w:rPr>
          <w:rFonts w:ascii="Times New Roman" w:hAnsi="Times New Roman" w:cs="Times New Roman"/>
          <w:sz w:val="24"/>
          <w:szCs w:val="24"/>
        </w:rPr>
        <w:t xml:space="preserve">and </w:t>
      </w:r>
      <w:r w:rsidR="009B209D" w:rsidRPr="00DA161A">
        <w:rPr>
          <w:rFonts w:ascii="Times New Roman" w:hAnsi="Times New Roman" w:cs="Times New Roman"/>
          <w:b/>
          <w:sz w:val="24"/>
          <w:szCs w:val="24"/>
        </w:rPr>
        <w:t>d</w:t>
      </w:r>
      <w:r w:rsidR="009B209D">
        <w:rPr>
          <w:rFonts w:ascii="Times New Roman" w:hAnsi="Times New Roman" w:cs="Times New Roman"/>
          <w:sz w:val="24"/>
          <w:szCs w:val="24"/>
        </w:rPr>
        <w:t xml:space="preserve">) </w:t>
      </w:r>
      <w:r w:rsidR="0090331F">
        <w:rPr>
          <w:rFonts w:ascii="Times New Roman" w:hAnsi="Times New Roman" w:cs="Times New Roman"/>
          <w:sz w:val="24"/>
          <w:szCs w:val="24"/>
        </w:rPr>
        <w:t>net e</w:t>
      </w:r>
      <w:r w:rsidR="009B5AF4">
        <w:rPr>
          <w:rFonts w:ascii="Times New Roman" w:hAnsi="Times New Roman" w:cs="Times New Roman"/>
          <w:sz w:val="24"/>
          <w:szCs w:val="24"/>
        </w:rPr>
        <w:t>cosystem production (NEP</w:t>
      </w:r>
      <w:r w:rsidR="0090331F">
        <w:rPr>
          <w:rFonts w:ascii="Times New Roman" w:hAnsi="Times New Roman" w:cs="Times New Roman"/>
          <w:sz w:val="24"/>
          <w:szCs w:val="24"/>
        </w:rPr>
        <w:t xml:space="preserve">) </w:t>
      </w:r>
      <w:r w:rsidR="00C809B0">
        <w:rPr>
          <w:rFonts w:ascii="Times New Roman" w:hAnsi="Times New Roman" w:cs="Times New Roman"/>
          <w:sz w:val="24"/>
          <w:szCs w:val="24"/>
        </w:rPr>
        <w:t xml:space="preserve">with under ice NEP </w:t>
      </w:r>
      <w:r w:rsidR="009B5AF4">
        <w:rPr>
          <w:rFonts w:ascii="Times New Roman" w:hAnsi="Times New Roman" w:cs="Times New Roman"/>
          <w:sz w:val="24"/>
          <w:szCs w:val="24"/>
        </w:rPr>
        <w:t xml:space="preserve">(inset) estimated </w:t>
      </w:r>
      <w:r w:rsidR="00050549">
        <w:rPr>
          <w:rFonts w:ascii="Times New Roman" w:hAnsi="Times New Roman" w:cs="Times New Roman"/>
          <w:sz w:val="24"/>
          <w:szCs w:val="24"/>
        </w:rPr>
        <w:t>under ice in winter 2017</w:t>
      </w:r>
      <w:r w:rsidR="00D12AF5">
        <w:rPr>
          <w:rFonts w:ascii="Times New Roman" w:hAnsi="Times New Roman" w:cs="Times New Roman"/>
          <w:sz w:val="24"/>
          <w:szCs w:val="24"/>
        </w:rPr>
        <w:t>, with grey horizontal line denoting NEP = 0</w:t>
      </w:r>
      <w:r w:rsidR="00050549">
        <w:rPr>
          <w:rFonts w:ascii="Times New Roman" w:hAnsi="Times New Roman" w:cs="Times New Roman"/>
          <w:sz w:val="24"/>
          <w:szCs w:val="24"/>
        </w:rPr>
        <w:t>.</w:t>
      </w:r>
      <w:r w:rsidR="00011957">
        <w:rPr>
          <w:rFonts w:ascii="Times New Roman" w:hAnsi="Times New Roman" w:cs="Times New Roman"/>
          <w:sz w:val="24"/>
          <w:szCs w:val="24"/>
        </w:rPr>
        <w:t xml:space="preserve"> </w:t>
      </w:r>
      <w:r w:rsidR="00DA161A">
        <w:rPr>
          <w:rFonts w:ascii="Times New Roman" w:hAnsi="Times New Roman" w:cs="Times New Roman"/>
          <w:sz w:val="24"/>
          <w:szCs w:val="24"/>
        </w:rPr>
        <w:t xml:space="preserve"> </w:t>
      </w:r>
      <w:r w:rsidR="00DA161A" w:rsidRPr="00DA161A">
        <w:rPr>
          <w:rFonts w:ascii="Times New Roman" w:hAnsi="Times New Roman" w:cs="Times New Roman"/>
          <w:color w:val="FF0000"/>
          <w:sz w:val="24"/>
          <w:szCs w:val="24"/>
        </w:rPr>
        <w:t>Log axis scales in boxplots?</w:t>
      </w:r>
    </w:p>
    <w:p w14:paraId="66700F03" w14:textId="77777777" w:rsidR="00A97316" w:rsidRDefault="00A97316" w:rsidP="00A97316">
      <w:pPr>
        <w:spacing w:line="480" w:lineRule="auto"/>
        <w:rPr>
          <w:rFonts w:ascii="Times New Roman" w:hAnsi="Times New Roman" w:cs="Times New Roman"/>
          <w:color w:val="FF0000"/>
          <w:sz w:val="24"/>
          <w:szCs w:val="24"/>
        </w:rPr>
      </w:pPr>
    </w:p>
    <w:p w14:paraId="73FCD5A8" w14:textId="77777777" w:rsidR="00A97316" w:rsidRDefault="00A97316" w:rsidP="00A97316">
      <w:pPr>
        <w:spacing w:line="480" w:lineRule="auto"/>
        <w:rPr>
          <w:rFonts w:ascii="Times New Roman" w:hAnsi="Times New Roman" w:cs="Times New Roman"/>
          <w:color w:val="FF0000"/>
          <w:sz w:val="24"/>
          <w:szCs w:val="24"/>
        </w:rPr>
      </w:pPr>
      <w:r>
        <w:rPr>
          <w:rFonts w:ascii="Times New Roman" w:hAnsi="Times New Roman" w:cs="Times New Roman"/>
          <w:b/>
          <w:sz w:val="24"/>
          <w:szCs w:val="24"/>
        </w:rPr>
        <w:t>Figure 2</w:t>
      </w:r>
      <w:r w:rsidRPr="00C03600">
        <w:rPr>
          <w:rFonts w:ascii="Times New Roman" w:hAnsi="Times New Roman" w:cs="Times New Roman"/>
          <w:b/>
          <w:sz w:val="24"/>
          <w:szCs w:val="24"/>
        </w:rPr>
        <w:t xml:space="preserve">.  </w:t>
      </w:r>
      <w:r w:rsidRPr="00456372">
        <w:rPr>
          <w:rFonts w:ascii="Times New Roman" w:hAnsi="Times New Roman" w:cs="Times New Roman"/>
          <w:b/>
          <w:sz w:val="24"/>
          <w:szCs w:val="24"/>
        </w:rPr>
        <w:t>Relationship between areal ecosystem respiration (R) and gross primary production (GPP) among lakes and seasons.</w:t>
      </w:r>
      <w:r>
        <w:rPr>
          <w:rFonts w:ascii="Times New Roman" w:hAnsi="Times New Roman" w:cs="Times New Roman"/>
          <w:sz w:val="24"/>
          <w:szCs w:val="24"/>
        </w:rPr>
        <w:t xml:space="preserve">  Lines summarize the major axis regression models, with spring R = </w:t>
      </w:r>
      <w:proofErr w:type="spellStart"/>
      <w:r w:rsidRPr="000345DA">
        <w:rPr>
          <w:rFonts w:ascii="Times New Roman" w:hAnsi="Times New Roman" w:cs="Times New Roman"/>
          <w:color w:val="FF0000"/>
          <w:sz w:val="24"/>
          <w:szCs w:val="24"/>
        </w:rPr>
        <w:t>mX</w:t>
      </w:r>
      <w:proofErr w:type="spellEnd"/>
      <w:r w:rsidRPr="000345DA">
        <w:rPr>
          <w:rFonts w:ascii="Times New Roman" w:hAnsi="Times New Roman" w:cs="Times New Roman"/>
          <w:color w:val="FF0000"/>
          <w:sz w:val="24"/>
          <w:szCs w:val="24"/>
        </w:rPr>
        <w:t xml:space="preserve"> + b (</w:t>
      </w:r>
      <w:r w:rsidRPr="000345DA">
        <w:rPr>
          <w:rFonts w:ascii="Times New Roman" w:hAnsi="Times New Roman" w:cs="Times New Roman"/>
          <w:i/>
          <w:color w:val="FF0000"/>
          <w:sz w:val="24"/>
          <w:szCs w:val="24"/>
        </w:rPr>
        <w:t>r</w:t>
      </w:r>
      <w:r w:rsidRPr="000345DA">
        <w:rPr>
          <w:rFonts w:ascii="Times New Roman" w:hAnsi="Times New Roman" w:cs="Times New Roman"/>
          <w:color w:val="FF0000"/>
          <w:sz w:val="24"/>
          <w:szCs w:val="24"/>
          <w:vertAlign w:val="superscript"/>
        </w:rPr>
        <w:t>2</w:t>
      </w:r>
      <w:r w:rsidRPr="000345DA">
        <w:rPr>
          <w:rFonts w:ascii="Times New Roman" w:hAnsi="Times New Roman" w:cs="Times New Roman"/>
          <w:color w:val="FF0000"/>
          <w:sz w:val="24"/>
          <w:szCs w:val="24"/>
        </w:rPr>
        <w:t xml:space="preserve"> = X; </w:t>
      </w:r>
      <w:r w:rsidRPr="000345DA">
        <w:rPr>
          <w:rFonts w:ascii="Times New Roman" w:hAnsi="Times New Roman" w:cs="Times New Roman"/>
          <w:i/>
          <w:color w:val="FF0000"/>
          <w:sz w:val="24"/>
          <w:szCs w:val="24"/>
        </w:rPr>
        <w:t>p</w:t>
      </w:r>
      <w:r w:rsidRPr="000345DA">
        <w:rPr>
          <w:rFonts w:ascii="Times New Roman" w:hAnsi="Times New Roman" w:cs="Times New Roman"/>
          <w:color w:val="FF0000"/>
          <w:sz w:val="24"/>
          <w:szCs w:val="24"/>
        </w:rPr>
        <w:t xml:space="preserve"> = X) and fall R = </w:t>
      </w:r>
      <w:proofErr w:type="spellStart"/>
      <w:r w:rsidRPr="000345DA">
        <w:rPr>
          <w:rFonts w:ascii="Times New Roman" w:hAnsi="Times New Roman" w:cs="Times New Roman"/>
          <w:color w:val="FF0000"/>
          <w:sz w:val="24"/>
          <w:szCs w:val="24"/>
        </w:rPr>
        <w:t>mX</w:t>
      </w:r>
      <w:proofErr w:type="spellEnd"/>
      <w:r w:rsidRPr="000345DA">
        <w:rPr>
          <w:rFonts w:ascii="Times New Roman" w:hAnsi="Times New Roman" w:cs="Times New Roman"/>
          <w:color w:val="FF0000"/>
          <w:sz w:val="24"/>
          <w:szCs w:val="24"/>
        </w:rPr>
        <w:t xml:space="preserve"> + b (</w:t>
      </w:r>
      <w:r w:rsidRPr="000345DA">
        <w:rPr>
          <w:rFonts w:ascii="Times New Roman" w:hAnsi="Times New Roman" w:cs="Times New Roman"/>
          <w:i/>
          <w:color w:val="FF0000"/>
          <w:sz w:val="24"/>
          <w:szCs w:val="24"/>
        </w:rPr>
        <w:t>r</w:t>
      </w:r>
      <w:r w:rsidRPr="000345DA">
        <w:rPr>
          <w:rFonts w:ascii="Times New Roman" w:hAnsi="Times New Roman" w:cs="Times New Roman"/>
          <w:color w:val="FF0000"/>
          <w:sz w:val="24"/>
          <w:szCs w:val="24"/>
          <w:vertAlign w:val="superscript"/>
        </w:rPr>
        <w:t>2</w:t>
      </w:r>
      <w:r w:rsidRPr="000345DA">
        <w:rPr>
          <w:rFonts w:ascii="Times New Roman" w:hAnsi="Times New Roman" w:cs="Times New Roman"/>
          <w:color w:val="FF0000"/>
          <w:sz w:val="24"/>
          <w:szCs w:val="24"/>
        </w:rPr>
        <w:t xml:space="preserve"> = X; </w:t>
      </w:r>
      <w:r w:rsidRPr="000345DA">
        <w:rPr>
          <w:rFonts w:ascii="Times New Roman" w:hAnsi="Times New Roman" w:cs="Times New Roman"/>
          <w:i/>
          <w:color w:val="FF0000"/>
          <w:sz w:val="24"/>
          <w:szCs w:val="24"/>
        </w:rPr>
        <w:t>p</w:t>
      </w:r>
      <w:r w:rsidRPr="000345DA">
        <w:rPr>
          <w:rFonts w:ascii="Times New Roman" w:hAnsi="Times New Roman" w:cs="Times New Roman"/>
          <w:color w:val="FF0000"/>
          <w:sz w:val="24"/>
          <w:szCs w:val="24"/>
        </w:rPr>
        <w:t xml:space="preserve"> = X).</w:t>
      </w:r>
    </w:p>
    <w:p w14:paraId="459D79A1" w14:textId="77777777" w:rsidR="00A97316" w:rsidRDefault="00A97316" w:rsidP="00456372">
      <w:pPr>
        <w:spacing w:line="480" w:lineRule="auto"/>
        <w:rPr>
          <w:rFonts w:ascii="Times New Roman" w:hAnsi="Times New Roman" w:cs="Times New Roman"/>
          <w:color w:val="FF0000"/>
          <w:sz w:val="24"/>
          <w:szCs w:val="24"/>
        </w:rPr>
      </w:pPr>
    </w:p>
    <w:p w14:paraId="454FE909" w14:textId="77777777" w:rsidR="0082666B" w:rsidRDefault="00A97316" w:rsidP="00456372">
      <w:pPr>
        <w:spacing w:line="480" w:lineRule="auto"/>
        <w:rPr>
          <w:rFonts w:ascii="Times New Roman" w:hAnsi="Times New Roman" w:cs="Times New Roman"/>
          <w:color w:val="FF0000"/>
          <w:sz w:val="24"/>
          <w:szCs w:val="24"/>
        </w:rPr>
      </w:pPr>
      <w:r>
        <w:rPr>
          <w:rFonts w:ascii="Times New Roman" w:hAnsi="Times New Roman" w:cs="Times New Roman"/>
          <w:b/>
          <w:sz w:val="24"/>
          <w:szCs w:val="24"/>
        </w:rPr>
        <w:t>Figure 3</w:t>
      </w:r>
      <w:r w:rsidR="0082666B" w:rsidRPr="00D444CE">
        <w:rPr>
          <w:rFonts w:ascii="Times New Roman" w:hAnsi="Times New Roman" w:cs="Times New Roman"/>
          <w:b/>
          <w:sz w:val="24"/>
          <w:szCs w:val="24"/>
        </w:rPr>
        <w:t>.</w:t>
      </w:r>
      <w:r w:rsidR="0082666B">
        <w:rPr>
          <w:rFonts w:ascii="Times New Roman" w:hAnsi="Times New Roman" w:cs="Times New Roman"/>
          <w:sz w:val="24"/>
          <w:szCs w:val="24"/>
        </w:rPr>
        <w:t xml:space="preserve"> </w:t>
      </w:r>
      <w:r w:rsidR="0082666B" w:rsidRPr="00335485">
        <w:rPr>
          <w:rFonts w:ascii="Times New Roman" w:hAnsi="Times New Roman" w:cs="Times New Roman"/>
          <w:b/>
          <w:sz w:val="24"/>
          <w:szCs w:val="24"/>
        </w:rPr>
        <w:t xml:space="preserve"> Linking </w:t>
      </w:r>
      <w:r w:rsidR="00335485" w:rsidRPr="00335485">
        <w:rPr>
          <w:rFonts w:ascii="Times New Roman" w:hAnsi="Times New Roman" w:cs="Times New Roman"/>
          <w:b/>
          <w:sz w:val="24"/>
          <w:szCs w:val="24"/>
        </w:rPr>
        <w:t xml:space="preserve">areal rates of </w:t>
      </w:r>
      <w:r w:rsidR="0082666B" w:rsidRPr="00335485">
        <w:rPr>
          <w:rFonts w:ascii="Times New Roman" w:hAnsi="Times New Roman" w:cs="Times New Roman"/>
          <w:b/>
          <w:sz w:val="24"/>
          <w:szCs w:val="24"/>
        </w:rPr>
        <w:t xml:space="preserve">net ecosystem production (NEP) to </w:t>
      </w:r>
      <w:proofErr w:type="spellStart"/>
      <w:r w:rsidR="0082666B" w:rsidRPr="00335485">
        <w:rPr>
          <w:rFonts w:ascii="Times New Roman" w:hAnsi="Times New Roman" w:cs="Times New Roman"/>
          <w:b/>
          <w:sz w:val="24"/>
          <w:szCs w:val="24"/>
        </w:rPr>
        <w:t>limnological</w:t>
      </w:r>
      <w:proofErr w:type="spellEnd"/>
      <w:r w:rsidR="00335485" w:rsidRPr="00335485">
        <w:rPr>
          <w:rFonts w:ascii="Times New Roman" w:hAnsi="Times New Roman" w:cs="Times New Roman"/>
          <w:b/>
          <w:sz w:val="24"/>
          <w:szCs w:val="24"/>
        </w:rPr>
        <w:t xml:space="preserve"> features among lakes and seasons.</w:t>
      </w:r>
      <w:r w:rsidR="00335485">
        <w:rPr>
          <w:rFonts w:ascii="Times New Roman" w:hAnsi="Times New Roman" w:cs="Times New Roman"/>
          <w:sz w:val="24"/>
          <w:szCs w:val="24"/>
        </w:rPr>
        <w:t xml:space="preserve">  </w:t>
      </w:r>
      <w:r w:rsidR="009F06F1">
        <w:rPr>
          <w:rFonts w:ascii="Times New Roman" w:hAnsi="Times New Roman" w:cs="Times New Roman"/>
          <w:sz w:val="24"/>
          <w:szCs w:val="24"/>
        </w:rPr>
        <w:t xml:space="preserve">Lake NEP as a function of </w:t>
      </w:r>
      <w:r w:rsidR="009F06F1" w:rsidRPr="009F06F1">
        <w:rPr>
          <w:rFonts w:ascii="Times New Roman" w:hAnsi="Times New Roman" w:cs="Times New Roman"/>
          <w:b/>
          <w:sz w:val="24"/>
          <w:szCs w:val="24"/>
        </w:rPr>
        <w:t>a</w:t>
      </w:r>
      <w:r w:rsidR="009F06F1">
        <w:rPr>
          <w:rFonts w:ascii="Times New Roman" w:hAnsi="Times New Roman" w:cs="Times New Roman"/>
          <w:sz w:val="24"/>
          <w:szCs w:val="24"/>
        </w:rPr>
        <w:t xml:space="preserve">) dissolved organic carbon (DOC) concentrations, </w:t>
      </w:r>
      <w:r w:rsidR="009F06F1" w:rsidRPr="009F06F1">
        <w:rPr>
          <w:rFonts w:ascii="Times New Roman" w:hAnsi="Times New Roman" w:cs="Times New Roman"/>
          <w:b/>
          <w:sz w:val="24"/>
          <w:szCs w:val="24"/>
        </w:rPr>
        <w:t>b</w:t>
      </w:r>
      <w:r w:rsidR="009F06F1">
        <w:rPr>
          <w:rFonts w:ascii="Times New Roman" w:hAnsi="Times New Roman" w:cs="Times New Roman"/>
          <w:sz w:val="24"/>
          <w:szCs w:val="24"/>
        </w:rPr>
        <w:t>) specific ultra-violet (</w:t>
      </w:r>
      <w:r w:rsidR="009F06F1" w:rsidRPr="00205A46">
        <w:rPr>
          <w:rFonts w:ascii="Times New Roman" w:hAnsi="Times New Roman" w:cs="Times New Roman"/>
          <w:color w:val="FF0000"/>
          <w:sz w:val="24"/>
          <w:szCs w:val="24"/>
        </w:rPr>
        <w:t>254</w:t>
      </w:r>
      <w:r w:rsidR="009F06F1">
        <w:rPr>
          <w:rFonts w:ascii="Times New Roman" w:hAnsi="Times New Roman" w:cs="Times New Roman"/>
          <w:sz w:val="24"/>
          <w:szCs w:val="24"/>
        </w:rPr>
        <w:t xml:space="preserve">nm) absorbance of DOC (SUVA), </w:t>
      </w:r>
      <w:r w:rsidR="009F06F1" w:rsidRPr="009F06F1">
        <w:rPr>
          <w:rFonts w:ascii="Times New Roman" w:hAnsi="Times New Roman" w:cs="Times New Roman"/>
          <w:b/>
          <w:sz w:val="24"/>
          <w:szCs w:val="24"/>
        </w:rPr>
        <w:t>c</w:t>
      </w:r>
      <w:r w:rsidR="009F06F1">
        <w:rPr>
          <w:rFonts w:ascii="Times New Roman" w:hAnsi="Times New Roman" w:cs="Times New Roman"/>
          <w:sz w:val="24"/>
          <w:szCs w:val="24"/>
        </w:rPr>
        <w:t xml:space="preserve">) </w:t>
      </w:r>
      <w:r w:rsidR="00191C59">
        <w:rPr>
          <w:rFonts w:ascii="Times New Roman" w:hAnsi="Times New Roman" w:cs="Times New Roman"/>
          <w:sz w:val="24"/>
          <w:szCs w:val="24"/>
        </w:rPr>
        <w:t>the ratio of lake surface area</w:t>
      </w:r>
      <w:r w:rsidR="00115B77">
        <w:rPr>
          <w:rFonts w:ascii="Times New Roman" w:hAnsi="Times New Roman" w:cs="Times New Roman"/>
          <w:sz w:val="24"/>
          <w:szCs w:val="24"/>
        </w:rPr>
        <w:t xml:space="preserve"> (km</w:t>
      </w:r>
      <w:r w:rsidR="00115B77" w:rsidRPr="00115B77">
        <w:rPr>
          <w:rFonts w:ascii="Times New Roman" w:hAnsi="Times New Roman" w:cs="Times New Roman"/>
          <w:sz w:val="24"/>
          <w:szCs w:val="24"/>
          <w:vertAlign w:val="superscript"/>
        </w:rPr>
        <w:t>2</w:t>
      </w:r>
      <w:r w:rsidR="00115B77">
        <w:rPr>
          <w:rFonts w:ascii="Times New Roman" w:hAnsi="Times New Roman" w:cs="Times New Roman"/>
          <w:sz w:val="24"/>
          <w:szCs w:val="24"/>
        </w:rPr>
        <w:t>)</w:t>
      </w:r>
      <w:r w:rsidR="00191C59">
        <w:rPr>
          <w:rFonts w:ascii="Times New Roman" w:hAnsi="Times New Roman" w:cs="Times New Roman"/>
          <w:sz w:val="24"/>
          <w:szCs w:val="24"/>
        </w:rPr>
        <w:t xml:space="preserve"> to </w:t>
      </w:r>
      <w:r w:rsidR="00115B77">
        <w:rPr>
          <w:rFonts w:ascii="Times New Roman" w:hAnsi="Times New Roman" w:cs="Times New Roman"/>
          <w:sz w:val="24"/>
          <w:szCs w:val="24"/>
        </w:rPr>
        <w:t>total depth at the sampling site (</w:t>
      </w:r>
      <w:proofErr w:type="spellStart"/>
      <w:r w:rsidR="00191C59">
        <w:rPr>
          <w:rFonts w:ascii="Times New Roman" w:hAnsi="Times New Roman" w:cs="Times New Roman"/>
          <w:sz w:val="24"/>
          <w:szCs w:val="24"/>
        </w:rPr>
        <w:t>Z</w:t>
      </w:r>
      <w:r w:rsidR="00191C59" w:rsidRPr="00115B77">
        <w:rPr>
          <w:rFonts w:ascii="Times New Roman" w:hAnsi="Times New Roman" w:cs="Times New Roman"/>
          <w:sz w:val="24"/>
          <w:szCs w:val="24"/>
          <w:vertAlign w:val="subscript"/>
        </w:rPr>
        <w:t>max</w:t>
      </w:r>
      <w:proofErr w:type="spellEnd"/>
      <w:r w:rsidR="00115B77">
        <w:rPr>
          <w:rFonts w:ascii="Times New Roman" w:hAnsi="Times New Roman" w:cs="Times New Roman"/>
          <w:sz w:val="24"/>
          <w:szCs w:val="24"/>
        </w:rPr>
        <w:t>; m)</w:t>
      </w:r>
      <w:r w:rsidR="00191C59">
        <w:rPr>
          <w:rFonts w:ascii="Times New Roman" w:hAnsi="Times New Roman" w:cs="Times New Roman"/>
          <w:sz w:val="24"/>
          <w:szCs w:val="24"/>
        </w:rPr>
        <w:t xml:space="preserve">, </w:t>
      </w:r>
      <w:r w:rsidR="00115B77">
        <w:rPr>
          <w:rFonts w:ascii="Times New Roman" w:hAnsi="Times New Roman" w:cs="Times New Roman"/>
          <w:b/>
          <w:sz w:val="24"/>
          <w:szCs w:val="24"/>
        </w:rPr>
        <w:t>d</w:t>
      </w:r>
      <w:r w:rsidR="003856D0">
        <w:rPr>
          <w:rFonts w:ascii="Times New Roman" w:hAnsi="Times New Roman" w:cs="Times New Roman"/>
          <w:sz w:val="24"/>
          <w:szCs w:val="24"/>
        </w:rPr>
        <w:t>) vertical light penetration</w:t>
      </w:r>
      <w:r w:rsidR="003856D0" w:rsidRPr="00F7301B">
        <w:rPr>
          <w:rFonts w:ascii="Times New Roman" w:hAnsi="Times New Roman" w:cs="Times New Roman"/>
          <w:sz w:val="24"/>
          <w:szCs w:val="24"/>
        </w:rPr>
        <w:t xml:space="preserve"> </w:t>
      </w:r>
      <w:r w:rsidR="003856D0">
        <w:rPr>
          <w:rFonts w:ascii="Times New Roman" w:hAnsi="Times New Roman" w:cs="Times New Roman"/>
          <w:sz w:val="24"/>
          <w:szCs w:val="24"/>
        </w:rPr>
        <w:t xml:space="preserve">as measured by </w:t>
      </w:r>
      <w:proofErr w:type="spellStart"/>
      <w:r w:rsidR="003856D0">
        <w:rPr>
          <w:rFonts w:ascii="Times New Roman" w:hAnsi="Times New Roman" w:cs="Times New Roman"/>
          <w:sz w:val="24"/>
          <w:szCs w:val="24"/>
        </w:rPr>
        <w:t>Secchi</w:t>
      </w:r>
      <w:proofErr w:type="spellEnd"/>
      <w:r w:rsidR="003856D0">
        <w:rPr>
          <w:rFonts w:ascii="Times New Roman" w:hAnsi="Times New Roman" w:cs="Times New Roman"/>
          <w:sz w:val="24"/>
          <w:szCs w:val="24"/>
        </w:rPr>
        <w:t xml:space="preserve"> disk depth</w:t>
      </w:r>
      <w:r w:rsidR="00DC6837">
        <w:rPr>
          <w:rFonts w:ascii="Times New Roman" w:hAnsi="Times New Roman" w:cs="Times New Roman"/>
          <w:sz w:val="24"/>
          <w:szCs w:val="24"/>
        </w:rPr>
        <w:t xml:space="preserve"> profiles taken in the fall of 2016</w:t>
      </w:r>
      <w:r w:rsidR="003856D0">
        <w:rPr>
          <w:rFonts w:ascii="Times New Roman" w:hAnsi="Times New Roman" w:cs="Times New Roman"/>
          <w:sz w:val="24"/>
          <w:szCs w:val="24"/>
        </w:rPr>
        <w:t xml:space="preserve">, </w:t>
      </w:r>
      <w:r w:rsidR="00191C59">
        <w:rPr>
          <w:rFonts w:ascii="Times New Roman" w:hAnsi="Times New Roman" w:cs="Times New Roman"/>
          <w:sz w:val="24"/>
          <w:szCs w:val="24"/>
        </w:rPr>
        <w:t xml:space="preserve">and </w:t>
      </w:r>
      <w:proofErr w:type="gramStart"/>
      <w:r w:rsidR="00115B77">
        <w:rPr>
          <w:rFonts w:ascii="Times New Roman" w:hAnsi="Times New Roman" w:cs="Times New Roman"/>
          <w:b/>
          <w:sz w:val="24"/>
          <w:szCs w:val="24"/>
        </w:rPr>
        <w:t>e</w:t>
      </w:r>
      <w:r w:rsidR="00191C59">
        <w:rPr>
          <w:rFonts w:ascii="Times New Roman" w:hAnsi="Times New Roman" w:cs="Times New Roman"/>
          <w:sz w:val="24"/>
          <w:szCs w:val="24"/>
        </w:rPr>
        <w:t xml:space="preserve">) </w:t>
      </w:r>
      <w:r w:rsidR="0082666B" w:rsidRPr="00F7301B">
        <w:rPr>
          <w:rFonts w:ascii="Times New Roman" w:hAnsi="Times New Roman" w:cs="Times New Roman"/>
          <w:sz w:val="24"/>
          <w:szCs w:val="24"/>
        </w:rPr>
        <w:t xml:space="preserve"> </w:t>
      </w:r>
      <w:r w:rsidR="006C79DF" w:rsidRPr="006C79DF">
        <w:rPr>
          <w:rFonts w:ascii="Times New Roman" w:hAnsi="Times New Roman" w:cs="Times New Roman"/>
          <w:color w:val="FF0000"/>
          <w:sz w:val="24"/>
          <w:szCs w:val="24"/>
        </w:rPr>
        <w:t>lake</w:t>
      </w:r>
      <w:proofErr w:type="gramEnd"/>
      <w:r w:rsidR="006C79DF" w:rsidRPr="006C79DF">
        <w:rPr>
          <w:rFonts w:ascii="Times New Roman" w:hAnsi="Times New Roman" w:cs="Times New Roman"/>
          <w:color w:val="FF0000"/>
          <w:sz w:val="24"/>
          <w:szCs w:val="24"/>
        </w:rPr>
        <w:t xml:space="preserve"> hydrology fig</w:t>
      </w:r>
      <w:r w:rsidR="006C79DF">
        <w:rPr>
          <w:rFonts w:ascii="Times New Roman" w:hAnsi="Times New Roman" w:cs="Times New Roman"/>
          <w:sz w:val="24"/>
          <w:szCs w:val="24"/>
        </w:rPr>
        <w:t>.</w:t>
      </w:r>
      <w:r w:rsidR="0082666B" w:rsidRPr="00F7301B">
        <w:rPr>
          <w:rFonts w:ascii="Times New Roman" w:hAnsi="Times New Roman" w:cs="Times New Roman"/>
          <w:sz w:val="24"/>
          <w:szCs w:val="24"/>
        </w:rPr>
        <w:t xml:space="preserve"> </w:t>
      </w:r>
      <w:r w:rsidR="006C79DF">
        <w:rPr>
          <w:rFonts w:ascii="Times New Roman" w:hAnsi="Times New Roman" w:cs="Times New Roman"/>
          <w:sz w:val="24"/>
          <w:szCs w:val="24"/>
        </w:rPr>
        <w:t xml:space="preserve"> </w:t>
      </w:r>
      <w:r w:rsidR="00512DF0">
        <w:rPr>
          <w:rFonts w:ascii="Times New Roman" w:hAnsi="Times New Roman" w:cs="Times New Roman"/>
          <w:sz w:val="24"/>
          <w:szCs w:val="24"/>
        </w:rPr>
        <w:t>Spring and fall</w:t>
      </w:r>
      <w:r w:rsidR="00432590">
        <w:rPr>
          <w:rFonts w:ascii="Times New Roman" w:hAnsi="Times New Roman" w:cs="Times New Roman"/>
          <w:sz w:val="24"/>
          <w:szCs w:val="24"/>
        </w:rPr>
        <w:t xml:space="preserve"> denoted by green and blue symbols as in Fig</w:t>
      </w:r>
      <w:r w:rsidR="006F1B3F">
        <w:rPr>
          <w:rFonts w:ascii="Times New Roman" w:hAnsi="Times New Roman" w:cs="Times New Roman"/>
          <w:sz w:val="24"/>
          <w:szCs w:val="24"/>
        </w:rPr>
        <w:t>s</w:t>
      </w:r>
      <w:r w:rsidR="00432590">
        <w:rPr>
          <w:rFonts w:ascii="Times New Roman" w:hAnsi="Times New Roman" w:cs="Times New Roman"/>
          <w:sz w:val="24"/>
          <w:szCs w:val="24"/>
        </w:rPr>
        <w:t>. 1</w:t>
      </w:r>
      <w:r w:rsidR="006F1B3F">
        <w:rPr>
          <w:rFonts w:ascii="Times New Roman" w:hAnsi="Times New Roman" w:cs="Times New Roman"/>
          <w:sz w:val="24"/>
          <w:szCs w:val="24"/>
        </w:rPr>
        <w:t xml:space="preserve"> and 2</w:t>
      </w:r>
      <w:r w:rsidR="00432590">
        <w:rPr>
          <w:rFonts w:ascii="Times New Roman" w:hAnsi="Times New Roman" w:cs="Times New Roman"/>
          <w:sz w:val="24"/>
          <w:szCs w:val="24"/>
        </w:rPr>
        <w:t xml:space="preserve">.  </w:t>
      </w:r>
      <w:r w:rsidR="00900A0B">
        <w:rPr>
          <w:rFonts w:ascii="Times New Roman" w:hAnsi="Times New Roman" w:cs="Times New Roman"/>
          <w:sz w:val="24"/>
          <w:szCs w:val="24"/>
        </w:rPr>
        <w:t>C</w:t>
      </w:r>
      <w:r w:rsidR="006C79DF">
        <w:rPr>
          <w:rFonts w:ascii="Times New Roman" w:hAnsi="Times New Roman" w:cs="Times New Roman"/>
          <w:sz w:val="24"/>
          <w:szCs w:val="24"/>
        </w:rPr>
        <w:t xml:space="preserve">orrelation results shown </w:t>
      </w:r>
      <w:r w:rsidR="00900A0B">
        <w:rPr>
          <w:rFonts w:ascii="Times New Roman" w:hAnsi="Times New Roman" w:cs="Times New Roman"/>
          <w:sz w:val="24"/>
          <w:szCs w:val="24"/>
        </w:rPr>
        <w:t xml:space="preserve">only </w:t>
      </w:r>
      <w:r w:rsidR="006C79DF">
        <w:rPr>
          <w:rFonts w:ascii="Times New Roman" w:hAnsi="Times New Roman" w:cs="Times New Roman"/>
          <w:sz w:val="24"/>
          <w:szCs w:val="24"/>
        </w:rPr>
        <w:t xml:space="preserve">for significant relationships (i.e., </w:t>
      </w:r>
      <w:r w:rsidR="006C79DF" w:rsidRPr="006C79DF">
        <w:rPr>
          <w:rFonts w:ascii="Times New Roman" w:hAnsi="Times New Roman" w:cs="Times New Roman"/>
          <w:i/>
          <w:sz w:val="24"/>
          <w:szCs w:val="24"/>
        </w:rPr>
        <w:t>p</w:t>
      </w:r>
      <w:r w:rsidR="006C79DF">
        <w:rPr>
          <w:rFonts w:ascii="Times New Roman" w:hAnsi="Times New Roman" w:cs="Times New Roman"/>
          <w:sz w:val="24"/>
          <w:szCs w:val="24"/>
        </w:rPr>
        <w:t xml:space="preserve"> &lt; 0.05).</w:t>
      </w:r>
    </w:p>
    <w:p w14:paraId="25ABC60E" w14:textId="77777777" w:rsidR="00D444CE" w:rsidRPr="005D3EE8" w:rsidRDefault="00D444CE" w:rsidP="00456372">
      <w:pPr>
        <w:spacing w:line="480" w:lineRule="auto"/>
        <w:rPr>
          <w:rFonts w:ascii="Times New Roman" w:hAnsi="Times New Roman" w:cs="Times New Roman"/>
          <w:b/>
          <w:sz w:val="24"/>
          <w:szCs w:val="24"/>
        </w:rPr>
      </w:pPr>
    </w:p>
    <w:p w14:paraId="49D9BB03" w14:textId="77777777" w:rsidR="0007300D" w:rsidRPr="00F7301B" w:rsidRDefault="0007300D">
      <w:pPr>
        <w:rPr>
          <w:rFonts w:ascii="Times New Roman" w:hAnsi="Times New Roman" w:cs="Times New Roman"/>
          <w:sz w:val="24"/>
          <w:szCs w:val="24"/>
        </w:rPr>
      </w:pPr>
      <w:r w:rsidRPr="00F7301B">
        <w:rPr>
          <w:rFonts w:ascii="Times New Roman" w:hAnsi="Times New Roman" w:cs="Times New Roman"/>
          <w:sz w:val="24"/>
          <w:szCs w:val="24"/>
        </w:rPr>
        <w:br w:type="page"/>
      </w:r>
    </w:p>
    <w:p w14:paraId="40E83735" w14:textId="77777777" w:rsidR="00211EC2" w:rsidRDefault="005D3EE8">
      <w:pPr>
        <w:rPr>
          <w:rFonts w:ascii="Times New Roman" w:hAnsi="Times New Roman" w:cs="Times New Roman"/>
          <w:b/>
          <w:sz w:val="24"/>
          <w:szCs w:val="24"/>
        </w:rPr>
      </w:pPr>
      <w:r>
        <w:rPr>
          <w:rFonts w:ascii="Times New Roman" w:hAnsi="Times New Roman" w:cs="Times New Roman"/>
          <w:b/>
          <w:sz w:val="24"/>
          <w:szCs w:val="24"/>
        </w:rPr>
        <w:lastRenderedPageBreak/>
        <w:t>FIGURES</w:t>
      </w:r>
    </w:p>
    <w:p w14:paraId="279AD348" w14:textId="77777777" w:rsidR="005D3EE8" w:rsidRPr="005D3EE8" w:rsidRDefault="005D3EE8">
      <w:pPr>
        <w:rPr>
          <w:rFonts w:ascii="Times New Roman" w:hAnsi="Times New Roman" w:cs="Times New Roman"/>
          <w:b/>
          <w:sz w:val="24"/>
          <w:szCs w:val="24"/>
        </w:rPr>
      </w:pPr>
    </w:p>
    <w:p w14:paraId="79A841A0" w14:textId="77777777" w:rsidR="00AB0026" w:rsidRDefault="00AB0026" w:rsidP="00D20194">
      <w:pPr>
        <w:spacing w:after="0"/>
        <w:rPr>
          <w:rFonts w:ascii="Times New Roman" w:hAnsi="Times New Roman" w:cs="Times New Roman"/>
          <w:sz w:val="24"/>
          <w:szCs w:val="24"/>
        </w:rPr>
      </w:pPr>
    </w:p>
    <w:p w14:paraId="46EA9A79" w14:textId="77777777" w:rsidR="00C03600" w:rsidRDefault="00C03600" w:rsidP="00D20194">
      <w:pPr>
        <w:spacing w:after="0"/>
        <w:rPr>
          <w:rFonts w:ascii="Times New Roman" w:hAnsi="Times New Roman" w:cs="Times New Roman"/>
          <w:sz w:val="24"/>
          <w:szCs w:val="24"/>
        </w:rPr>
      </w:pPr>
    </w:p>
    <w:p w14:paraId="3134FDD5" w14:textId="77777777" w:rsidR="00EF2210" w:rsidRPr="00047B66" w:rsidRDefault="00EF2210" w:rsidP="00EF2210">
      <w:pPr>
        <w:spacing w:after="0"/>
        <w:jc w:val="center"/>
        <w:rPr>
          <w:rFonts w:ascii="Times New Roman" w:hAnsi="Times New Roman" w:cs="Times New Roman"/>
          <w:color w:val="FF0000"/>
          <w:sz w:val="24"/>
          <w:szCs w:val="24"/>
        </w:rPr>
      </w:pPr>
      <w:r w:rsidRPr="00F7301B">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1</w:t>
      </w:r>
    </w:p>
    <w:p w14:paraId="58FAA11B" w14:textId="77777777" w:rsidR="00C03600" w:rsidRDefault="00C03600" w:rsidP="00EF2210">
      <w:pPr>
        <w:spacing w:after="0"/>
        <w:jc w:val="center"/>
        <w:rPr>
          <w:rFonts w:ascii="Times New Roman" w:hAnsi="Times New Roman" w:cs="Times New Roman"/>
          <w:sz w:val="24"/>
          <w:szCs w:val="24"/>
        </w:rPr>
      </w:pPr>
    </w:p>
    <w:p w14:paraId="220362A6" w14:textId="77777777" w:rsidR="00C03600" w:rsidRPr="00F7301B" w:rsidRDefault="00C03600" w:rsidP="005268D1">
      <w:pPr>
        <w:spacing w:after="0"/>
        <w:jc w:val="center"/>
        <w:rPr>
          <w:rFonts w:ascii="Times New Roman" w:hAnsi="Times New Roman" w:cs="Times New Roman"/>
          <w:sz w:val="24"/>
          <w:szCs w:val="24"/>
        </w:rPr>
      </w:pPr>
    </w:p>
    <w:p w14:paraId="76EC4BF9" w14:textId="77777777" w:rsidR="00AB0026" w:rsidRPr="009B209D" w:rsidRDefault="009B209D" w:rsidP="009B209D">
      <w:pPr>
        <w:spacing w:after="0"/>
        <w:jc w:val="center"/>
        <w:rPr>
          <w:rFonts w:ascii="Times New Roman" w:hAnsi="Times New Roman" w:cs="Times New Roman"/>
          <w:b/>
          <w:sz w:val="24"/>
          <w:szCs w:val="24"/>
        </w:rPr>
      </w:pPr>
      <w:r w:rsidRPr="009B209D">
        <w:rPr>
          <w:rFonts w:ascii="Times New Roman" w:hAnsi="Times New Roman" w:cs="Times New Roman"/>
          <w:b/>
          <w:noProof/>
          <w:sz w:val="24"/>
          <w:szCs w:val="24"/>
        </w:rPr>
        <w:drawing>
          <wp:inline distT="0" distB="0" distL="0" distR="0" wp14:anchorId="6F6A6BC6" wp14:editId="60B5721B">
            <wp:extent cx="5600700" cy="195317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024" cy="1953291"/>
                    </a:xfrm>
                    <a:prstGeom prst="rect">
                      <a:avLst/>
                    </a:prstGeom>
                    <a:noFill/>
                    <a:ln>
                      <a:noFill/>
                    </a:ln>
                  </pic:spPr>
                </pic:pic>
              </a:graphicData>
            </a:graphic>
          </wp:inline>
        </w:drawing>
      </w:r>
    </w:p>
    <w:p w14:paraId="622B8F35" w14:textId="77777777" w:rsidR="00211EC2" w:rsidRPr="00F7301B" w:rsidRDefault="00211EC2" w:rsidP="00D132E2">
      <w:pPr>
        <w:spacing w:after="0"/>
        <w:jc w:val="center"/>
        <w:rPr>
          <w:rFonts w:ascii="Times New Roman" w:hAnsi="Times New Roman" w:cs="Times New Roman"/>
          <w:b/>
          <w:sz w:val="24"/>
          <w:szCs w:val="24"/>
          <w:u w:val="single"/>
        </w:rPr>
      </w:pPr>
    </w:p>
    <w:p w14:paraId="3C21D8EB" w14:textId="77777777" w:rsidR="0007300D" w:rsidRPr="00F7301B" w:rsidRDefault="0007300D" w:rsidP="00D132E2">
      <w:pPr>
        <w:spacing w:after="0"/>
        <w:jc w:val="center"/>
        <w:rPr>
          <w:rFonts w:ascii="Times New Roman" w:hAnsi="Times New Roman" w:cs="Times New Roman"/>
          <w:b/>
          <w:sz w:val="24"/>
          <w:szCs w:val="24"/>
          <w:u w:val="single"/>
        </w:rPr>
      </w:pPr>
    </w:p>
    <w:p w14:paraId="798B8217" w14:textId="77777777" w:rsidR="00211EC2" w:rsidRDefault="00211EC2">
      <w:pPr>
        <w:rPr>
          <w:rFonts w:ascii="Times New Roman" w:hAnsi="Times New Roman" w:cs="Times New Roman"/>
          <w:b/>
          <w:sz w:val="24"/>
          <w:szCs w:val="24"/>
          <w:u w:val="single"/>
        </w:rPr>
      </w:pPr>
      <w:r w:rsidRPr="00F7301B">
        <w:rPr>
          <w:rFonts w:ascii="Times New Roman" w:hAnsi="Times New Roman" w:cs="Times New Roman"/>
          <w:b/>
          <w:sz w:val="24"/>
          <w:szCs w:val="24"/>
          <w:u w:val="single"/>
        </w:rPr>
        <w:br w:type="page"/>
      </w:r>
    </w:p>
    <w:p w14:paraId="780A9A92" w14:textId="77777777" w:rsidR="00BE147D" w:rsidRDefault="00BE147D" w:rsidP="00BE147D">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Figure 2</w:t>
      </w:r>
    </w:p>
    <w:p w14:paraId="49D8DABC" w14:textId="77777777" w:rsidR="00CE172B" w:rsidRDefault="00CE172B" w:rsidP="00BE147D">
      <w:pPr>
        <w:spacing w:after="0"/>
        <w:jc w:val="center"/>
        <w:rPr>
          <w:rFonts w:ascii="Times New Roman" w:hAnsi="Times New Roman" w:cs="Times New Roman"/>
          <w:b/>
          <w:sz w:val="24"/>
          <w:szCs w:val="24"/>
          <w:u w:val="single"/>
        </w:rPr>
      </w:pPr>
    </w:p>
    <w:p w14:paraId="1F4C3657" w14:textId="77777777" w:rsidR="00CE172B" w:rsidRDefault="00CE172B" w:rsidP="00BE147D">
      <w:pPr>
        <w:spacing w:after="0"/>
        <w:jc w:val="center"/>
        <w:rPr>
          <w:rFonts w:ascii="Times New Roman" w:hAnsi="Times New Roman" w:cs="Times New Roman"/>
          <w:b/>
          <w:sz w:val="24"/>
          <w:szCs w:val="24"/>
          <w:u w:val="single"/>
        </w:rPr>
      </w:pPr>
    </w:p>
    <w:p w14:paraId="49CD6B7D" w14:textId="77777777" w:rsidR="00B31122" w:rsidRPr="00F7301B" w:rsidRDefault="00B31122" w:rsidP="00BE147D">
      <w:pPr>
        <w:spacing w:after="0"/>
        <w:jc w:val="center"/>
        <w:rPr>
          <w:rFonts w:ascii="Times New Roman" w:hAnsi="Times New Roman" w:cs="Times New Roman"/>
          <w:color w:val="FF0000"/>
          <w:sz w:val="24"/>
          <w:szCs w:val="24"/>
        </w:rPr>
      </w:pPr>
    </w:p>
    <w:p w14:paraId="68A189FA" w14:textId="77777777" w:rsidR="00BE147D" w:rsidRPr="00722F0A" w:rsidRDefault="00AD1B88" w:rsidP="00BE147D">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E7544B" wp14:editId="64999CF5">
            <wp:extent cx="2661097" cy="2205706"/>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2010" cy="2206463"/>
                    </a:xfrm>
                    <a:prstGeom prst="rect">
                      <a:avLst/>
                    </a:prstGeom>
                    <a:noFill/>
                    <a:ln>
                      <a:noFill/>
                    </a:ln>
                  </pic:spPr>
                </pic:pic>
              </a:graphicData>
            </a:graphic>
          </wp:inline>
        </w:drawing>
      </w:r>
    </w:p>
    <w:p w14:paraId="1837276C" w14:textId="77777777" w:rsidR="00BE147D" w:rsidRPr="00722F0A" w:rsidRDefault="00BE147D" w:rsidP="00BE147D">
      <w:pPr>
        <w:spacing w:after="0"/>
        <w:jc w:val="center"/>
        <w:rPr>
          <w:rFonts w:ascii="Times New Roman" w:hAnsi="Times New Roman" w:cs="Times New Roman"/>
          <w:b/>
          <w:sz w:val="24"/>
          <w:szCs w:val="24"/>
        </w:rPr>
      </w:pPr>
    </w:p>
    <w:p w14:paraId="16F0076B" w14:textId="77777777" w:rsidR="00BE147D" w:rsidRPr="00F7301B" w:rsidRDefault="00BE147D" w:rsidP="00BE147D">
      <w:pPr>
        <w:spacing w:after="0"/>
        <w:jc w:val="center"/>
        <w:rPr>
          <w:rFonts w:ascii="Times New Roman" w:hAnsi="Times New Roman" w:cs="Times New Roman"/>
          <w:b/>
          <w:sz w:val="24"/>
          <w:szCs w:val="24"/>
          <w:u w:val="single"/>
        </w:rPr>
      </w:pPr>
    </w:p>
    <w:p w14:paraId="11595BA8" w14:textId="77777777" w:rsidR="00BE147D" w:rsidRPr="00F7301B" w:rsidRDefault="00BE147D" w:rsidP="00BE147D">
      <w:pPr>
        <w:rPr>
          <w:rFonts w:ascii="Times New Roman" w:hAnsi="Times New Roman" w:cs="Times New Roman"/>
          <w:color w:val="FF0000"/>
          <w:sz w:val="24"/>
          <w:szCs w:val="24"/>
        </w:rPr>
      </w:pPr>
      <w:r w:rsidRPr="00F7301B">
        <w:rPr>
          <w:rFonts w:ascii="Times New Roman" w:hAnsi="Times New Roman" w:cs="Times New Roman"/>
          <w:color w:val="FF0000"/>
          <w:sz w:val="24"/>
          <w:szCs w:val="24"/>
        </w:rPr>
        <w:br w:type="page"/>
      </w:r>
    </w:p>
    <w:p w14:paraId="2C1DEFF5" w14:textId="77777777" w:rsidR="00BE147D" w:rsidRPr="00F7301B" w:rsidRDefault="00BE147D">
      <w:pPr>
        <w:rPr>
          <w:rFonts w:ascii="Times New Roman" w:hAnsi="Times New Roman" w:cs="Times New Roman"/>
          <w:b/>
          <w:sz w:val="24"/>
          <w:szCs w:val="24"/>
          <w:u w:val="single"/>
        </w:rPr>
      </w:pPr>
    </w:p>
    <w:p w14:paraId="138B5F20" w14:textId="77777777" w:rsidR="0007300D" w:rsidRPr="00F7301B" w:rsidRDefault="0007300D">
      <w:pPr>
        <w:rPr>
          <w:rFonts w:ascii="Times New Roman" w:hAnsi="Times New Roman" w:cs="Times New Roman"/>
          <w:b/>
          <w:sz w:val="24"/>
          <w:szCs w:val="24"/>
          <w:u w:val="single"/>
        </w:rPr>
      </w:pPr>
    </w:p>
    <w:p w14:paraId="64CD0F49" w14:textId="77777777" w:rsidR="00EF2210" w:rsidRDefault="00BE147D" w:rsidP="00EF2210">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Figure 3</w:t>
      </w:r>
    </w:p>
    <w:p w14:paraId="29D05A5C" w14:textId="77777777" w:rsidR="00693248" w:rsidRDefault="00693248" w:rsidP="00EF2210">
      <w:pPr>
        <w:spacing w:after="0"/>
        <w:jc w:val="center"/>
        <w:rPr>
          <w:rFonts w:ascii="Times New Roman" w:hAnsi="Times New Roman" w:cs="Times New Roman"/>
          <w:b/>
          <w:sz w:val="24"/>
          <w:szCs w:val="24"/>
          <w:u w:val="single"/>
        </w:rPr>
      </w:pPr>
    </w:p>
    <w:p w14:paraId="3927320C" w14:textId="77777777" w:rsidR="00693248" w:rsidRPr="00F7301B" w:rsidRDefault="00693248" w:rsidP="00EF2210">
      <w:pPr>
        <w:spacing w:after="0"/>
        <w:jc w:val="center"/>
        <w:rPr>
          <w:rFonts w:ascii="Times New Roman" w:hAnsi="Times New Roman" w:cs="Times New Roman"/>
          <w:b/>
          <w:sz w:val="24"/>
          <w:szCs w:val="24"/>
          <w:u w:val="single"/>
        </w:rPr>
      </w:pPr>
    </w:p>
    <w:p w14:paraId="2FB7B9CC" w14:textId="77777777" w:rsidR="00CE172B" w:rsidRDefault="00CE172B">
      <w:pPr>
        <w:rPr>
          <w:rFonts w:ascii="Times New Roman" w:hAnsi="Times New Roman" w:cs="Times New Roman"/>
          <w:b/>
          <w:sz w:val="24"/>
          <w:szCs w:val="24"/>
          <w:u w:val="single"/>
        </w:rPr>
      </w:pPr>
    </w:p>
    <w:p w14:paraId="365F8CDE" w14:textId="77777777" w:rsidR="00211EC2" w:rsidRPr="00C6278C" w:rsidRDefault="00115B77" w:rsidP="00C6278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27496E" wp14:editId="2238E66A">
            <wp:extent cx="5943600" cy="1781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81205"/>
                    </a:xfrm>
                    <a:prstGeom prst="rect">
                      <a:avLst/>
                    </a:prstGeom>
                    <a:noFill/>
                    <a:ln>
                      <a:noFill/>
                    </a:ln>
                  </pic:spPr>
                </pic:pic>
              </a:graphicData>
            </a:graphic>
          </wp:inline>
        </w:drawing>
      </w:r>
    </w:p>
    <w:p w14:paraId="0AABFE9D" w14:textId="77777777" w:rsidR="00CE172B" w:rsidRPr="00C6278C" w:rsidRDefault="00CE172B">
      <w:pPr>
        <w:rPr>
          <w:rFonts w:ascii="Times New Roman" w:eastAsia="Times New Roman" w:hAnsi="Times New Roman" w:cs="Times New Roman"/>
          <w:b/>
          <w:sz w:val="24"/>
          <w:szCs w:val="24"/>
        </w:rPr>
      </w:pPr>
      <w:r w:rsidRPr="00C6278C">
        <w:rPr>
          <w:rFonts w:ascii="Times New Roman" w:eastAsia="Times New Roman" w:hAnsi="Times New Roman" w:cs="Times New Roman"/>
          <w:b/>
          <w:sz w:val="24"/>
          <w:szCs w:val="24"/>
        </w:rPr>
        <w:br w:type="page"/>
      </w:r>
    </w:p>
    <w:p w14:paraId="035377F9" w14:textId="77777777" w:rsidR="00BE147D" w:rsidRPr="00BE147D" w:rsidRDefault="00BE147D" w:rsidP="002C65D5">
      <w:pPr>
        <w:pStyle w:val="ListParagraph"/>
        <w:spacing w:after="0"/>
        <w:ind w:left="0"/>
        <w:rPr>
          <w:rFonts w:ascii="Times New Roman" w:eastAsia="Times New Roman" w:hAnsi="Times New Roman" w:cs="Times New Roman"/>
          <w:b/>
          <w:sz w:val="24"/>
          <w:szCs w:val="24"/>
        </w:rPr>
      </w:pPr>
      <w:r w:rsidRPr="00BE147D">
        <w:rPr>
          <w:rFonts w:ascii="Times New Roman" w:eastAsia="Times New Roman" w:hAnsi="Times New Roman" w:cs="Times New Roman"/>
          <w:b/>
          <w:sz w:val="24"/>
          <w:szCs w:val="24"/>
        </w:rPr>
        <w:lastRenderedPageBreak/>
        <w:t>METHODS</w:t>
      </w:r>
    </w:p>
    <w:p w14:paraId="342E4202" w14:textId="77777777" w:rsidR="00BE147D" w:rsidRDefault="00BE147D" w:rsidP="002C65D5">
      <w:pPr>
        <w:pStyle w:val="ListParagraph"/>
        <w:spacing w:after="0"/>
        <w:ind w:left="0"/>
        <w:rPr>
          <w:rFonts w:ascii="Times New Roman" w:eastAsia="Times New Roman" w:hAnsi="Times New Roman" w:cs="Times New Roman"/>
          <w:b/>
          <w:sz w:val="24"/>
          <w:szCs w:val="24"/>
          <w:u w:val="single"/>
        </w:rPr>
      </w:pPr>
    </w:p>
    <w:p w14:paraId="6DA70332"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 xml:space="preserve">  </w:t>
      </w:r>
    </w:p>
    <w:p w14:paraId="3B32760C"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19E77EF5"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Study Site</w:t>
      </w:r>
    </w:p>
    <w:p w14:paraId="60FE3340"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13010B93"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Field Sampling</w:t>
      </w:r>
    </w:p>
    <w:p w14:paraId="2A25BA67"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046CDD82"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Laboratory Analyses</w:t>
      </w:r>
    </w:p>
    <w:p w14:paraId="5F7A80C4"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79AAD669"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Stable and Radio Isotopes</w:t>
      </w:r>
    </w:p>
    <w:p w14:paraId="29F079F9"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09841ACE" w14:textId="77777777" w:rsidR="002C65D5" w:rsidRPr="00F7301B" w:rsidRDefault="00DD7162" w:rsidP="002C65D5">
      <w:pPr>
        <w:pStyle w:val="ListParagraph"/>
        <w:spacing w:after="0"/>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Oxygen isotopic mode</w:t>
      </w:r>
      <w:r w:rsidR="002C65D5" w:rsidRPr="00F7301B">
        <w:rPr>
          <w:rFonts w:ascii="Times New Roman" w:eastAsia="Times New Roman" w:hAnsi="Times New Roman" w:cs="Times New Roman"/>
          <w:b/>
          <w:sz w:val="24"/>
          <w:szCs w:val="24"/>
        </w:rPr>
        <w:t>ling approach</w:t>
      </w:r>
    </w:p>
    <w:p w14:paraId="2C05000B" w14:textId="77777777" w:rsidR="002C65D5" w:rsidRPr="00F7301B" w:rsidRDefault="002C65D5" w:rsidP="002C65D5">
      <w:pPr>
        <w:widowControl w:val="0"/>
        <w:autoSpaceDE w:val="0"/>
        <w:autoSpaceDN w:val="0"/>
        <w:adjustRightInd w:val="0"/>
        <w:spacing w:line="480" w:lineRule="auto"/>
        <w:ind w:firstLine="567"/>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To estimate GPP and R, DO fluxes and isotopic effects are combined in a series of mass balance equations originally presented by Quay et al. (1995) and Bender and Grande (1987).  Assuming no vertical exchange with the deeper layers, temporal changes in surface waters concentrations of DO (</w:t>
      </w:r>
      <w:proofErr w:type="spell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DO</w:t>
      </w:r>
      <w:proofErr w:type="spellEnd"/>
      <w:r w:rsidRPr="00F7301B">
        <w:rPr>
          <w:rFonts w:ascii="Times New Roman" w:hAnsi="Times New Roman" w:cs="Arial"/>
          <w:color w:val="1F497D" w:themeColor="text2"/>
          <w:sz w:val="24"/>
          <w:szCs w:val="24"/>
        </w:rPr>
        <w:t>/</w:t>
      </w:r>
      <w:proofErr w:type="spell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t</w:t>
      </w:r>
      <w:proofErr w:type="spellEnd"/>
      <w:r w:rsidRPr="00F7301B">
        <w:rPr>
          <w:rFonts w:ascii="Times New Roman" w:hAnsi="Times New Roman" w:cs="Arial"/>
          <w:color w:val="1F497D" w:themeColor="text2"/>
          <w:sz w:val="24"/>
          <w:szCs w:val="24"/>
        </w:rPr>
        <w:t>) depend on rates of GPP, R, (here in mg O</w:t>
      </w:r>
      <w:r w:rsidRPr="00F7301B">
        <w:rPr>
          <w:rFonts w:ascii="Times New Roman" w:hAnsi="Times New Roman" w:cs="Arial"/>
          <w:color w:val="1F497D" w:themeColor="text2"/>
          <w:sz w:val="24"/>
          <w:szCs w:val="24"/>
          <w:vertAlign w:val="subscript"/>
        </w:rPr>
        <w:t>2</w:t>
      </w:r>
      <w:r w:rsidRPr="00F7301B">
        <w:rPr>
          <w:rFonts w:ascii="Times New Roman" w:hAnsi="Times New Roman" w:cs="Arial"/>
          <w:color w:val="1F497D" w:themeColor="text2"/>
          <w:sz w:val="24"/>
          <w:szCs w:val="24"/>
        </w:rPr>
        <w:t xml:space="preserve"> m</w:t>
      </w:r>
      <w:r w:rsidRPr="00F7301B">
        <w:rPr>
          <w:rFonts w:ascii="Times New Roman" w:hAnsi="Times New Roman" w:cs="Arial"/>
          <w:color w:val="1F497D" w:themeColor="text2"/>
          <w:sz w:val="24"/>
          <w:szCs w:val="24"/>
          <w:vertAlign w:val="superscript"/>
        </w:rPr>
        <w:t>-3</w:t>
      </w:r>
      <w:r w:rsidRPr="00F7301B">
        <w:rPr>
          <w:rFonts w:ascii="Times New Roman" w:hAnsi="Times New Roman" w:cs="Arial"/>
          <w:color w:val="1F497D" w:themeColor="text2"/>
          <w:sz w:val="24"/>
          <w:szCs w:val="24"/>
        </w:rPr>
        <w:t xml:space="preserve"> d</w:t>
      </w:r>
      <w:r w:rsidRPr="00F7301B">
        <w:rPr>
          <w:rFonts w:ascii="Times New Roman" w:hAnsi="Times New Roman" w:cs="Arial"/>
          <w:color w:val="1F497D" w:themeColor="text2"/>
          <w:sz w:val="24"/>
          <w:szCs w:val="24"/>
          <w:vertAlign w:val="superscript"/>
        </w:rPr>
        <w:t>-1</w:t>
      </w:r>
      <w:r w:rsidRPr="00F7301B">
        <w:rPr>
          <w:rFonts w:ascii="Times New Roman" w:hAnsi="Times New Roman" w:cs="Arial"/>
          <w:color w:val="1F497D" w:themeColor="text2"/>
          <w:sz w:val="24"/>
          <w:szCs w:val="24"/>
        </w:rPr>
        <w:t xml:space="preserve">) and rates of </w:t>
      </w:r>
      <w:r w:rsidRPr="00F7301B">
        <w:rPr>
          <w:rFonts w:ascii="Times New Roman" w:hAnsi="Times New Roman" w:cs="Arial"/>
          <w:i/>
          <w:color w:val="1F497D" w:themeColor="text2"/>
          <w:sz w:val="24"/>
          <w:szCs w:val="24"/>
        </w:rPr>
        <w:t>F</w:t>
      </w:r>
      <w:r w:rsidRPr="00F7301B">
        <w:rPr>
          <w:rFonts w:ascii="Times New Roman" w:hAnsi="Times New Roman" w:cs="Arial"/>
          <w:color w:val="1F497D" w:themeColor="text2"/>
          <w:sz w:val="24"/>
          <w:szCs w:val="24"/>
        </w:rPr>
        <w:t xml:space="preserve"> relative to mixed layer depth (</w:t>
      </w:r>
      <w:proofErr w:type="spellStart"/>
      <w:r w:rsidRPr="00F7301B">
        <w:rPr>
          <w:rFonts w:ascii="Times New Roman" w:hAnsi="Times New Roman" w:cs="Arial"/>
          <w:i/>
          <w:color w:val="1F497D" w:themeColor="text2"/>
          <w:sz w:val="24"/>
          <w:szCs w:val="24"/>
        </w:rPr>
        <w:t>Z</w:t>
      </w:r>
      <w:r w:rsidRPr="00F7301B">
        <w:rPr>
          <w:rFonts w:ascii="Times New Roman" w:hAnsi="Times New Roman" w:cs="Arial"/>
          <w:color w:val="1F497D" w:themeColor="text2"/>
          <w:sz w:val="24"/>
          <w:szCs w:val="24"/>
          <w:vertAlign w:val="subscript"/>
        </w:rPr>
        <w:t>mix</w:t>
      </w:r>
      <w:proofErr w:type="spellEnd"/>
      <w:r w:rsidRPr="00F7301B">
        <w:rPr>
          <w:rFonts w:ascii="Times New Roman" w:hAnsi="Times New Roman" w:cs="Arial"/>
          <w:color w:val="1F497D" w:themeColor="text2"/>
          <w:sz w:val="24"/>
          <w:szCs w:val="24"/>
        </w:rPr>
        <w:t xml:space="preserve">): </w:t>
      </w:r>
    </w:p>
    <w:p w14:paraId="56DF6A1B" w14:textId="77777777" w:rsidR="002C65D5" w:rsidRPr="00F7301B" w:rsidRDefault="002C65D5" w:rsidP="002C65D5">
      <w:pPr>
        <w:widowControl w:val="0"/>
        <w:autoSpaceDE w:val="0"/>
        <w:autoSpaceDN w:val="0"/>
        <w:adjustRightInd w:val="0"/>
        <w:spacing w:line="480" w:lineRule="auto"/>
        <w:jc w:val="center"/>
        <w:rPr>
          <w:rFonts w:ascii="Times New Roman" w:hAnsi="Times New Roman" w:cs="Arial"/>
          <w:color w:val="1F497D" w:themeColor="text2"/>
          <w:sz w:val="24"/>
          <w:szCs w:val="24"/>
        </w:rPr>
      </w:pPr>
      <w:proofErr w:type="spell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DO</w:t>
      </w:r>
      <w:proofErr w:type="spellEnd"/>
      <w:r w:rsidRPr="00F7301B">
        <w:rPr>
          <w:rFonts w:ascii="Times New Roman" w:hAnsi="Times New Roman" w:cs="Arial"/>
          <w:color w:val="1F497D" w:themeColor="text2"/>
          <w:sz w:val="24"/>
          <w:szCs w:val="24"/>
        </w:rPr>
        <w:t xml:space="preserve"> / </w:t>
      </w:r>
      <w:proofErr w:type="spellStart"/>
      <w:proofErr w:type="gram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t</w:t>
      </w:r>
      <w:proofErr w:type="spellEnd"/>
      <w:r w:rsidRPr="00F7301B">
        <w:rPr>
          <w:rFonts w:ascii="Times New Roman" w:hAnsi="Times New Roman" w:cs="Arial"/>
          <w:color w:val="1F497D" w:themeColor="text2"/>
          <w:sz w:val="24"/>
          <w:szCs w:val="24"/>
        </w:rPr>
        <w:t xml:space="preserve">  =</w:t>
      </w:r>
      <w:proofErr w:type="gramEnd"/>
      <w:r w:rsidRPr="00F7301B">
        <w:rPr>
          <w:rFonts w:ascii="Times New Roman" w:hAnsi="Times New Roman" w:cs="Arial"/>
          <w:color w:val="1F497D" w:themeColor="text2"/>
          <w:sz w:val="24"/>
          <w:szCs w:val="24"/>
        </w:rPr>
        <w:t xml:space="preserve">  </w:t>
      </w:r>
      <w:r w:rsidRPr="00F7301B">
        <w:rPr>
          <w:rFonts w:ascii="Times New Roman" w:hAnsi="Times New Roman" w:cs="Arial"/>
          <w:i/>
          <w:color w:val="1F497D" w:themeColor="text2"/>
          <w:sz w:val="24"/>
          <w:szCs w:val="24"/>
        </w:rPr>
        <w:t>F</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i/>
          <w:color w:val="1F497D" w:themeColor="text2"/>
          <w:sz w:val="24"/>
          <w:szCs w:val="24"/>
        </w:rPr>
        <w:t>Z</w:t>
      </w:r>
      <w:r w:rsidRPr="00F7301B">
        <w:rPr>
          <w:rFonts w:ascii="Times New Roman" w:hAnsi="Times New Roman" w:cs="Arial"/>
          <w:color w:val="1F497D" w:themeColor="text2"/>
          <w:sz w:val="24"/>
          <w:szCs w:val="24"/>
          <w:vertAlign w:val="subscript"/>
        </w:rPr>
        <w:t>mix</w:t>
      </w:r>
      <w:proofErr w:type="spellEnd"/>
      <w:r w:rsidRPr="00F7301B">
        <w:rPr>
          <w:rFonts w:ascii="Times New Roman" w:hAnsi="Times New Roman" w:cs="Arial"/>
          <w:color w:val="1F497D" w:themeColor="text2"/>
          <w:sz w:val="24"/>
          <w:szCs w:val="24"/>
        </w:rPr>
        <w:t xml:space="preserve"> + GPP – R</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t>(2)</w:t>
      </w:r>
    </w:p>
    <w:p w14:paraId="53F66BEB" w14:textId="77777777" w:rsidR="002C65D5" w:rsidRPr="00F7301B" w:rsidRDefault="002C65D5" w:rsidP="002C65D5">
      <w:pPr>
        <w:widowControl w:val="0"/>
        <w:autoSpaceDE w:val="0"/>
        <w:autoSpaceDN w:val="0"/>
        <w:adjustRightInd w:val="0"/>
        <w:spacing w:line="480" w:lineRule="auto"/>
        <w:rPr>
          <w:rFonts w:ascii="Times New Roman" w:hAnsi="Times New Roman" w:cs="Arial"/>
          <w:i/>
          <w:color w:val="1F497D" w:themeColor="text2"/>
          <w:sz w:val="24"/>
          <w:szCs w:val="24"/>
        </w:rPr>
      </w:pPr>
      <w:r w:rsidRPr="00F7301B">
        <w:rPr>
          <w:rFonts w:ascii="Times New Roman" w:hAnsi="Times New Roman" w:cs="Arial"/>
          <w:color w:val="1F497D" w:themeColor="text2"/>
          <w:sz w:val="24"/>
          <w:szCs w:val="24"/>
        </w:rPr>
        <w:t xml:space="preserve">Temporal changes in the concentration of </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O in DO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O-DO/</w:t>
      </w:r>
      <w:proofErr w:type="spell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t</w:t>
      </w:r>
      <w:proofErr w:type="spellEnd"/>
      <w:r w:rsidRPr="00F7301B">
        <w:rPr>
          <w:rFonts w:ascii="Times New Roman" w:hAnsi="Times New Roman" w:cs="Arial"/>
          <w:color w:val="1F497D" w:themeColor="text2"/>
          <w:sz w:val="24"/>
          <w:szCs w:val="24"/>
        </w:rPr>
        <w:t>) depend on the same processes as DO concentration, but additionally depend on the isotopic ratios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 of each oxygen pool, and fractionation factors associated with each process:</w:t>
      </w:r>
    </w:p>
    <w:p w14:paraId="2F96F59B" w14:textId="77777777" w:rsidR="002C65D5" w:rsidRPr="00F7301B" w:rsidRDefault="002C65D5" w:rsidP="002C65D5">
      <w:pPr>
        <w:widowControl w:val="0"/>
        <w:autoSpaceDE w:val="0"/>
        <w:autoSpaceDN w:val="0"/>
        <w:adjustRightInd w:val="0"/>
        <w:spacing w:line="480" w:lineRule="auto"/>
        <w:jc w:val="center"/>
        <w:rPr>
          <w:rFonts w:ascii="Times New Roman" w:hAnsi="Times New Roman" w:cs="Arial"/>
          <w:color w:val="1F497D" w:themeColor="text2"/>
          <w:sz w:val="24"/>
          <w:szCs w:val="24"/>
          <w:highlight w:val="lightGray"/>
        </w:rPr>
      </w:pP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 xml:space="preserve">O-DO / </w:t>
      </w:r>
      <w:proofErr w:type="spellStart"/>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t</w:t>
      </w:r>
      <w:proofErr w:type="spellEnd"/>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k</w:t>
      </w:r>
      <w:r w:rsidRPr="00F7301B">
        <w:rPr>
          <w:rFonts w:ascii="Times New Roman" w:hAnsi="Times New Roman" w:cs="Arial"/>
          <w:color w:val="1F497D" w:themeColor="text2"/>
          <w:sz w:val="24"/>
          <w:szCs w:val="24"/>
          <w:vertAlign w:val="subscript"/>
        </w:rPr>
        <w:t xml:space="preserve">O2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 xml:space="preserve">g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proofErr w:type="spellStart"/>
      <w:r w:rsidRPr="00F7301B">
        <w:rPr>
          <w:rFonts w:ascii="Times New Roman" w:hAnsi="Times New Roman" w:cs="Arial"/>
          <w:color w:val="1F497D" w:themeColor="text2"/>
          <w:sz w:val="24"/>
          <w:szCs w:val="24"/>
        </w:rPr>
        <w:t>DO</w:t>
      </w:r>
      <w:r w:rsidRPr="00F7301B">
        <w:rPr>
          <w:rFonts w:ascii="Times New Roman" w:hAnsi="Times New Roman" w:cs="Arial"/>
          <w:color w:val="1F497D" w:themeColor="text2"/>
          <w:sz w:val="24"/>
          <w:szCs w:val="24"/>
          <w:vertAlign w:val="subscript"/>
        </w:rPr>
        <w:t>sat</w:t>
      </w:r>
      <w:proofErr w:type="spellEnd"/>
      <w:r w:rsidRPr="00F7301B">
        <w:rPr>
          <w:rFonts w:ascii="Times New Roman" w:hAnsi="Times New Roman" w:cs="Arial"/>
          <w:color w:val="1F497D" w:themeColor="text2"/>
          <w:sz w:val="24"/>
          <w:szCs w:val="24"/>
          <w:vertAlign w:val="subscript"/>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air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s</w:t>
      </w:r>
      <w:r w:rsidRPr="00F7301B">
        <w:rPr>
          <w:rFonts w:ascii="Times New Roman" w:hAnsi="Times New Roman" w:cs="Arial"/>
          <w:color w:val="1F497D" w:themeColor="text2"/>
          <w:sz w:val="24"/>
          <w:szCs w:val="24"/>
        </w:rPr>
        <w:t xml:space="preserve"> – DO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DO</w:t>
      </w:r>
      <w:r w:rsidRPr="00F7301B">
        <w:rPr>
          <w:rFonts w:ascii="Times New Roman" w:hAnsi="Times New Roman" w:cs="Arial"/>
          <w:color w:val="1F497D" w:themeColor="text2"/>
          <w:sz w:val="24"/>
          <w:szCs w:val="24"/>
        </w:rPr>
        <w:t xml:space="preserve">) / </w:t>
      </w:r>
      <w:proofErr w:type="spellStart"/>
      <w:proofErr w:type="gramStart"/>
      <w:r w:rsidRPr="00F7301B">
        <w:rPr>
          <w:rFonts w:ascii="Times New Roman" w:hAnsi="Times New Roman" w:cs="Arial"/>
          <w:color w:val="1F497D" w:themeColor="text2"/>
          <w:sz w:val="24"/>
          <w:szCs w:val="24"/>
        </w:rPr>
        <w:t>Z</w:t>
      </w:r>
      <w:r w:rsidRPr="00F7301B">
        <w:rPr>
          <w:rFonts w:ascii="Times New Roman" w:hAnsi="Times New Roman" w:cs="Arial"/>
          <w:color w:val="1F497D" w:themeColor="text2"/>
          <w:sz w:val="24"/>
          <w:szCs w:val="24"/>
          <w:vertAlign w:val="subscript"/>
        </w:rPr>
        <w:t>mix</w:t>
      </w:r>
      <w:proofErr w:type="spellEnd"/>
      <w:r w:rsidRPr="00F7301B">
        <w:rPr>
          <w:rFonts w:ascii="Times New Roman" w:hAnsi="Times New Roman" w:cs="Arial"/>
          <w:color w:val="1F497D" w:themeColor="text2"/>
          <w:sz w:val="24"/>
          <w:szCs w:val="24"/>
        </w:rPr>
        <w:t xml:space="preserve">  +</w:t>
      </w:r>
      <w:proofErr w:type="gramEnd"/>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t>(3)</w:t>
      </w:r>
    </w:p>
    <w:p w14:paraId="4D590FFA" w14:textId="77777777" w:rsidR="002C65D5" w:rsidRPr="00F7301B" w:rsidRDefault="002C65D5" w:rsidP="002C65D5">
      <w:pPr>
        <w:widowControl w:val="0"/>
        <w:autoSpaceDE w:val="0"/>
        <w:autoSpaceDN w:val="0"/>
        <w:adjustRightInd w:val="0"/>
        <w:spacing w:line="480" w:lineRule="auto"/>
        <w:ind w:firstLine="1350"/>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 xml:space="preserve">(GPP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H2O</w:t>
      </w:r>
      <w:r w:rsidRPr="00F7301B">
        <w:rPr>
          <w:rFonts w:ascii="Times New Roman" w:hAnsi="Times New Roman" w:cs="Arial"/>
          <w:color w:val="1F497D" w:themeColor="text2"/>
          <w:sz w:val="24"/>
          <w:szCs w:val="24"/>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proofErr w:type="gramStart"/>
      <w:r w:rsidRPr="00F7301B">
        <w:rPr>
          <w:rFonts w:ascii="Times New Roman" w:hAnsi="Times New Roman" w:cs="Arial"/>
          <w:i/>
          <w:color w:val="1F497D" w:themeColor="text2"/>
          <w:sz w:val="24"/>
          <w:szCs w:val="24"/>
          <w:vertAlign w:val="subscript"/>
        </w:rPr>
        <w:t>p</w:t>
      </w:r>
      <w:r w:rsidRPr="00F7301B">
        <w:rPr>
          <w:rFonts w:ascii="Times New Roman" w:hAnsi="Times New Roman" w:cs="Arial"/>
          <w:color w:val="1F497D" w:themeColor="text2"/>
          <w:sz w:val="24"/>
          <w:szCs w:val="24"/>
        </w:rPr>
        <w:t>)  –</w:t>
      </w:r>
      <w:proofErr w:type="gramEnd"/>
      <w:r w:rsidRPr="00F7301B">
        <w:rPr>
          <w:rFonts w:ascii="Times New Roman" w:hAnsi="Times New Roman" w:cs="Arial"/>
          <w:color w:val="1F497D" w:themeColor="text2"/>
          <w:sz w:val="24"/>
          <w:szCs w:val="24"/>
        </w:rPr>
        <w:t xml:space="preserve">  (R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DO</w:t>
      </w:r>
      <w:r w:rsidRPr="00F7301B">
        <w:rPr>
          <w:rFonts w:ascii="Times New Roman" w:hAnsi="Times New Roman" w:cs="Arial"/>
          <w:color w:val="1F497D" w:themeColor="text2"/>
          <w:sz w:val="24"/>
          <w:szCs w:val="24"/>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C</w:t>
      </w:r>
      <w:r w:rsidRPr="00F7301B">
        <w:rPr>
          <w:rFonts w:ascii="Times New Roman" w:hAnsi="Times New Roman" w:cs="Arial"/>
          <w:color w:val="1F497D" w:themeColor="text2"/>
          <w:sz w:val="24"/>
          <w:szCs w:val="24"/>
        </w:rPr>
        <w:t>)</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r>
    </w:p>
    <w:p w14:paraId="6CC6CD66" w14:textId="77777777" w:rsidR="002C65D5" w:rsidRPr="00F7301B" w:rsidRDefault="002C65D5" w:rsidP="002C65D5">
      <w:pPr>
        <w:widowControl w:val="0"/>
        <w:autoSpaceDE w:val="0"/>
        <w:autoSpaceDN w:val="0"/>
        <w:adjustRightInd w:val="0"/>
        <w:spacing w:line="480" w:lineRule="auto"/>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 xml:space="preserve">Here DO and </w:t>
      </w:r>
      <w:proofErr w:type="spellStart"/>
      <w:r w:rsidRPr="00F7301B">
        <w:rPr>
          <w:rFonts w:ascii="Times New Roman" w:hAnsi="Times New Roman" w:cs="Arial"/>
          <w:color w:val="1F497D" w:themeColor="text2"/>
          <w:sz w:val="24"/>
          <w:szCs w:val="24"/>
        </w:rPr>
        <w:t>DO</w:t>
      </w:r>
      <w:r w:rsidRPr="00F7301B">
        <w:rPr>
          <w:rFonts w:ascii="Times New Roman" w:hAnsi="Times New Roman" w:cs="Arial"/>
          <w:color w:val="1F497D" w:themeColor="text2"/>
          <w:sz w:val="24"/>
          <w:szCs w:val="24"/>
          <w:vertAlign w:val="subscript"/>
        </w:rPr>
        <w:t>sat</w:t>
      </w:r>
      <w:proofErr w:type="spellEnd"/>
      <w:r w:rsidRPr="00F7301B">
        <w:rPr>
          <w:rFonts w:ascii="Times New Roman" w:hAnsi="Times New Roman" w:cs="Arial"/>
          <w:color w:val="1F497D" w:themeColor="text2"/>
          <w:sz w:val="24"/>
          <w:szCs w:val="24"/>
        </w:rPr>
        <w:t xml:space="preserve"> are ambient and saturation DO concentrations, respectively, and isotopic ratios of DO, of atmospheric O</w:t>
      </w:r>
      <w:r w:rsidRPr="00F7301B">
        <w:rPr>
          <w:rFonts w:ascii="Times New Roman" w:hAnsi="Times New Roman" w:cs="Arial"/>
          <w:color w:val="1F497D" w:themeColor="text2"/>
          <w:sz w:val="24"/>
          <w:szCs w:val="24"/>
          <w:vertAlign w:val="subscript"/>
        </w:rPr>
        <w:t>2</w:t>
      </w:r>
      <w:r w:rsidRPr="00F7301B">
        <w:rPr>
          <w:rFonts w:ascii="Times New Roman" w:hAnsi="Times New Roman" w:cs="Arial"/>
          <w:color w:val="1F497D" w:themeColor="text2"/>
          <w:sz w:val="24"/>
          <w:szCs w:val="24"/>
        </w:rPr>
        <w:t xml:space="preserve"> and oxygen in water are given as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DO, </w:t>
      </w:r>
      <w:r w:rsidRPr="00F7301B">
        <w:rPr>
          <w:rFonts w:ascii="Times New Roman" w:hAnsi="Times New Roman" w:cs="Arial"/>
          <w:color w:val="1F497D" w:themeColor="text2"/>
          <w:sz w:val="24"/>
          <w:szCs w:val="24"/>
          <w:vertAlign w:val="superscript"/>
        </w:rPr>
        <w:t>18:16</w:t>
      </w:r>
      <w:proofErr w:type="gramStart"/>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air</w:t>
      </w:r>
      <w:r w:rsidRPr="00F7301B">
        <w:rPr>
          <w:rFonts w:ascii="Times New Roman" w:hAnsi="Times New Roman" w:cs="Arial"/>
          <w:color w:val="1F497D" w:themeColor="text2"/>
          <w:sz w:val="24"/>
          <w:szCs w:val="24"/>
        </w:rPr>
        <w:t xml:space="preserve"> ,</w:t>
      </w:r>
      <w:proofErr w:type="gramEnd"/>
      <w:r w:rsidRPr="00F7301B">
        <w:rPr>
          <w:rFonts w:ascii="Times New Roman" w:hAnsi="Times New Roman" w:cs="Arial"/>
          <w:color w:val="1F497D" w:themeColor="text2"/>
          <w:sz w:val="24"/>
          <w:szCs w:val="24"/>
        </w:rPr>
        <w:t xml:space="preserve"> and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H2O</w:t>
      </w:r>
      <w:r w:rsidRPr="00F7301B">
        <w:rPr>
          <w:rFonts w:ascii="Times New Roman" w:hAnsi="Times New Roman" w:cs="Arial"/>
          <w:color w:val="1F497D" w:themeColor="text2"/>
          <w:sz w:val="24"/>
          <w:szCs w:val="24"/>
        </w:rPr>
        <w:t>, respectively.</w:t>
      </w:r>
      <w:r w:rsidRPr="00F7301B">
        <w:rPr>
          <w:rFonts w:ascii="Times New Roman" w:hAnsi="Times New Roman" w:cs="Arial"/>
          <w:color w:val="1F497D" w:themeColor="text2"/>
          <w:sz w:val="24"/>
          <w:szCs w:val="24"/>
        </w:rPr>
        <w:tab/>
        <w:t xml:space="preserve">Terms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g</w:t>
      </w:r>
      <w:r w:rsidRPr="00F7301B">
        <w:rPr>
          <w:rFonts w:ascii="Times New Roman" w:hAnsi="Times New Roman" w:cs="Arial"/>
          <w:color w:val="1F497D" w:themeColor="text2"/>
          <w:sz w:val="24"/>
          <w:szCs w:val="24"/>
          <w:vertAlign w:val="subscript"/>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s</w:t>
      </w:r>
      <w:r w:rsidRPr="00F7301B">
        <w:rPr>
          <w:rFonts w:ascii="Times New Roman" w:hAnsi="Times New Roman" w:cs="Arial"/>
          <w:color w:val="1F497D" w:themeColor="text2"/>
          <w:sz w:val="24"/>
          <w:szCs w:val="24"/>
        </w:rPr>
        <w:t xml:space="preserve"> and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p</w:t>
      </w:r>
      <w:r w:rsidRPr="00F7301B">
        <w:rPr>
          <w:rFonts w:ascii="Times New Roman" w:hAnsi="Times New Roman" w:cs="Arial"/>
          <w:color w:val="1F497D" w:themeColor="text2"/>
          <w:sz w:val="24"/>
          <w:szCs w:val="24"/>
        </w:rPr>
        <w:t xml:space="preserve"> represent fractionation effects during kinetic </w:t>
      </w:r>
      <w:r w:rsidRPr="00F7301B">
        <w:rPr>
          <w:rFonts w:ascii="Times New Roman" w:hAnsi="Times New Roman" w:cs="Arial"/>
          <w:color w:val="1F497D" w:themeColor="text2"/>
          <w:sz w:val="24"/>
          <w:szCs w:val="24"/>
        </w:rPr>
        <w:lastRenderedPageBreak/>
        <w:t>gas exchange at the air-water interface, gas solubility effects, and photosynthesis, respectively.</w:t>
      </w:r>
    </w:p>
    <w:p w14:paraId="21C2AB42" w14:textId="77777777" w:rsidR="002C65D5" w:rsidRPr="00F7301B" w:rsidRDefault="002C65D5" w:rsidP="002C65D5">
      <w:pPr>
        <w:widowControl w:val="0"/>
        <w:autoSpaceDE w:val="0"/>
        <w:autoSpaceDN w:val="0"/>
        <w:adjustRightInd w:val="0"/>
        <w:spacing w:line="480" w:lineRule="auto"/>
        <w:ind w:firstLine="567"/>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We used a new term in equation 3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C</w:t>
      </w:r>
      <w:r w:rsidRPr="00F7301B">
        <w:rPr>
          <w:rFonts w:ascii="Times New Roman" w:hAnsi="Times New Roman" w:cs="Arial"/>
          <w:color w:val="1F497D" w:themeColor="text2"/>
          <w:sz w:val="24"/>
          <w:szCs w:val="24"/>
        </w:rPr>
        <w:t>), the combined, ecosystem-level isotopic fractionation during DO uptake, which integrates the individual effects of pelagic R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PEL-R</w:t>
      </w:r>
      <w:r w:rsidRPr="00F7301B">
        <w:rPr>
          <w:rFonts w:ascii="Times New Roman" w:hAnsi="Times New Roman" w:cs="Arial"/>
          <w:color w:val="1F497D" w:themeColor="text2"/>
          <w:sz w:val="24"/>
          <w:szCs w:val="24"/>
        </w:rPr>
        <w:t>), sedimentary R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SED-R</w:t>
      </w:r>
      <w:r w:rsidRPr="00F7301B">
        <w:rPr>
          <w:rFonts w:ascii="Times New Roman" w:hAnsi="Times New Roman" w:cs="Arial"/>
          <w:color w:val="1F497D" w:themeColor="text2"/>
          <w:sz w:val="24"/>
          <w:szCs w:val="24"/>
        </w:rPr>
        <w:t>), and photochemical DO consumption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PHOTO</w:t>
      </w:r>
      <w:r w:rsidRPr="00F7301B">
        <w:rPr>
          <w:rFonts w:ascii="Times New Roman" w:hAnsi="Times New Roman" w:cs="Arial"/>
          <w:color w:val="1F497D" w:themeColor="text2"/>
          <w:sz w:val="24"/>
          <w:szCs w:val="24"/>
        </w:rPr>
        <w:t xml:space="preserve">) on </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O-O</w:t>
      </w:r>
      <w:r w:rsidRPr="00F7301B">
        <w:rPr>
          <w:rFonts w:ascii="Times New Roman" w:hAnsi="Times New Roman" w:cs="Arial"/>
          <w:color w:val="1F497D" w:themeColor="text2"/>
          <w:sz w:val="24"/>
          <w:szCs w:val="24"/>
          <w:vertAlign w:val="subscript"/>
        </w:rPr>
        <w:t>2</w:t>
      </w:r>
      <w:r w:rsidRPr="00F7301B">
        <w:rPr>
          <w:rFonts w:ascii="Times New Roman" w:hAnsi="Times New Roman" w:cs="Arial"/>
          <w:color w:val="1F497D" w:themeColor="text2"/>
          <w:sz w:val="24"/>
          <w:szCs w:val="24"/>
        </w:rPr>
        <w:t xml:space="preserve"> (Fig. 1). Though sediment R has been considered in metabolic models for bottom waters (</w:t>
      </w:r>
      <w:proofErr w:type="spellStart"/>
      <w:r w:rsidRPr="00F7301B">
        <w:rPr>
          <w:rFonts w:ascii="Times New Roman" w:hAnsi="Times New Roman" w:cs="Arial"/>
          <w:color w:val="1F497D" w:themeColor="text2"/>
          <w:sz w:val="24"/>
          <w:szCs w:val="24"/>
        </w:rPr>
        <w:t>Quiñones</w:t>
      </w:r>
      <w:proofErr w:type="spellEnd"/>
      <w:r w:rsidRPr="00F7301B">
        <w:rPr>
          <w:rFonts w:ascii="Times New Roman" w:hAnsi="Times New Roman" w:cs="Arial"/>
          <w:color w:val="1F497D" w:themeColor="text2"/>
          <w:sz w:val="24"/>
          <w:szCs w:val="24"/>
        </w:rPr>
        <w:t xml:space="preserve">-Rivera et al. 2007), most studies have estimated surface water metabolic rates or </w:t>
      </w:r>
      <w:proofErr w:type="gramStart"/>
      <w:r w:rsidRPr="00F7301B">
        <w:rPr>
          <w:rFonts w:ascii="Times New Roman" w:hAnsi="Times New Roman" w:cs="Arial"/>
          <w:color w:val="1F497D" w:themeColor="text2"/>
          <w:sz w:val="24"/>
          <w:szCs w:val="24"/>
        </w:rPr>
        <w:t>GPP:R</w:t>
      </w:r>
      <w:proofErr w:type="gramEnd"/>
      <w:r w:rsidRPr="00F7301B">
        <w:rPr>
          <w:rFonts w:ascii="Times New Roman" w:hAnsi="Times New Roman" w:cs="Arial"/>
          <w:color w:val="1F497D" w:themeColor="text2"/>
          <w:sz w:val="24"/>
          <w:szCs w:val="24"/>
        </w:rPr>
        <w:t xml:space="preserve"> assuming pelagic R (with associated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PEL-R</w:t>
      </w:r>
      <w:r w:rsidRPr="00F7301B">
        <w:rPr>
          <w:rFonts w:ascii="Times New Roman" w:hAnsi="Times New Roman" w:cs="Arial"/>
          <w:color w:val="1F497D" w:themeColor="text2"/>
          <w:sz w:val="24"/>
          <w:szCs w:val="24"/>
        </w:rPr>
        <w:t xml:space="preserve"> ~0.982 – 0.970) is the only process consuming DO in the water column (Quay et al. 1995; Luz et al. 2002; Russ et al. 2004; </w:t>
      </w:r>
      <w:proofErr w:type="spellStart"/>
      <w:r w:rsidRPr="00F7301B">
        <w:rPr>
          <w:rFonts w:ascii="Times New Roman" w:hAnsi="Times New Roman" w:cs="Arial"/>
          <w:color w:val="1F497D" w:themeColor="text2"/>
          <w:sz w:val="24"/>
          <w:szCs w:val="24"/>
        </w:rPr>
        <w:t>Quiñones</w:t>
      </w:r>
      <w:proofErr w:type="spellEnd"/>
      <w:r w:rsidRPr="00F7301B">
        <w:rPr>
          <w:rFonts w:ascii="Times New Roman" w:hAnsi="Times New Roman" w:cs="Arial"/>
          <w:color w:val="1F497D" w:themeColor="text2"/>
          <w:sz w:val="24"/>
          <w:szCs w:val="24"/>
        </w:rPr>
        <w:t xml:space="preserve">-Rivera et al. 2007, 2015; </w:t>
      </w:r>
      <w:proofErr w:type="spellStart"/>
      <w:r w:rsidRPr="00F7301B">
        <w:rPr>
          <w:rFonts w:ascii="Times New Roman" w:hAnsi="Times New Roman" w:cs="Arial"/>
          <w:color w:val="1F497D" w:themeColor="text2"/>
          <w:sz w:val="24"/>
          <w:szCs w:val="24"/>
        </w:rPr>
        <w:t>Bocaniov</w:t>
      </w:r>
      <w:proofErr w:type="spellEnd"/>
      <w:r w:rsidRPr="00F7301B">
        <w:rPr>
          <w:rFonts w:ascii="Times New Roman" w:hAnsi="Times New Roman" w:cs="Arial"/>
          <w:color w:val="1F497D" w:themeColor="text2"/>
          <w:sz w:val="24"/>
          <w:szCs w:val="24"/>
        </w:rPr>
        <w:t xml:space="preserve"> et al. 2012, 2015).  This assumption can yield reasonable model outputs consistent with </w:t>
      </w:r>
      <w:r w:rsidRPr="00F7301B">
        <w:rPr>
          <w:rFonts w:ascii="Times New Roman" w:hAnsi="Times New Roman" w:cs="Arial"/>
          <w:i/>
          <w:color w:val="1F497D" w:themeColor="text2"/>
          <w:sz w:val="24"/>
          <w:szCs w:val="24"/>
        </w:rPr>
        <w:t>in-vitro</w:t>
      </w:r>
      <w:r w:rsidRPr="00F7301B">
        <w:rPr>
          <w:rFonts w:ascii="Times New Roman" w:hAnsi="Times New Roman" w:cs="Arial"/>
          <w:color w:val="1F497D" w:themeColor="text2"/>
          <w:sz w:val="24"/>
          <w:szCs w:val="24"/>
        </w:rPr>
        <w:t xml:space="preserve"> results in large, open aquatic systems that are dominated by pelagic R (</w:t>
      </w:r>
      <w:proofErr w:type="spellStart"/>
      <w:r w:rsidRPr="00F7301B">
        <w:rPr>
          <w:rFonts w:ascii="Times New Roman" w:hAnsi="Times New Roman" w:cs="Arial"/>
          <w:color w:val="1F497D" w:themeColor="text2"/>
          <w:sz w:val="24"/>
          <w:szCs w:val="24"/>
        </w:rPr>
        <w:t>Bocaniov</w:t>
      </w:r>
      <w:proofErr w:type="spellEnd"/>
      <w:r w:rsidRPr="00F7301B">
        <w:rPr>
          <w:rFonts w:ascii="Times New Roman" w:hAnsi="Times New Roman" w:cs="Arial"/>
          <w:color w:val="1F497D" w:themeColor="text2"/>
          <w:sz w:val="24"/>
          <w:szCs w:val="24"/>
        </w:rPr>
        <w:t xml:space="preserve"> et al. 2012).  Yet this may not be suitable in other lakes (e.g., small, dystrophic northern systems; </w:t>
      </w:r>
      <w:proofErr w:type="spellStart"/>
      <w:r w:rsidRPr="00F7301B">
        <w:rPr>
          <w:rFonts w:ascii="Times New Roman" w:hAnsi="Times New Roman" w:cs="Arial"/>
          <w:color w:val="1F497D" w:themeColor="text2"/>
          <w:sz w:val="24"/>
          <w:szCs w:val="24"/>
        </w:rPr>
        <w:t>Chomicki</w:t>
      </w:r>
      <w:proofErr w:type="spellEnd"/>
      <w:r w:rsidRPr="00F7301B">
        <w:rPr>
          <w:rFonts w:ascii="Times New Roman" w:hAnsi="Times New Roman" w:cs="Arial"/>
          <w:color w:val="1F497D" w:themeColor="text2"/>
          <w:sz w:val="24"/>
          <w:szCs w:val="24"/>
        </w:rPr>
        <w:t xml:space="preserve"> and Schiff 2008), since sedimentary R and photo-oxidation of OM often contribute significantly to DO uptake (</w:t>
      </w:r>
      <w:proofErr w:type="spellStart"/>
      <w:r w:rsidRPr="00F7301B">
        <w:rPr>
          <w:rFonts w:ascii="Times New Roman" w:hAnsi="Times New Roman" w:cs="Arial"/>
          <w:color w:val="1F497D" w:themeColor="text2"/>
          <w:sz w:val="24"/>
          <w:szCs w:val="24"/>
        </w:rPr>
        <w:t>Granelli</w:t>
      </w:r>
      <w:proofErr w:type="spellEnd"/>
      <w:r w:rsidRPr="00F7301B">
        <w:rPr>
          <w:rFonts w:ascii="Times New Roman" w:hAnsi="Times New Roman" w:cs="Arial"/>
          <w:color w:val="1F497D" w:themeColor="text2"/>
          <w:sz w:val="24"/>
          <w:szCs w:val="24"/>
        </w:rPr>
        <w:t xml:space="preserve"> et al. 1996; den </w:t>
      </w:r>
      <w:proofErr w:type="spellStart"/>
      <w:r w:rsidRPr="00F7301B">
        <w:rPr>
          <w:rFonts w:ascii="Times New Roman" w:hAnsi="Times New Roman" w:cs="Arial"/>
          <w:color w:val="1F497D" w:themeColor="text2"/>
          <w:sz w:val="24"/>
          <w:szCs w:val="24"/>
        </w:rPr>
        <w:t>Heyer</w:t>
      </w:r>
      <w:proofErr w:type="spellEnd"/>
      <w:r w:rsidRPr="00F7301B">
        <w:rPr>
          <w:rFonts w:ascii="Times New Roman" w:hAnsi="Times New Roman" w:cs="Arial"/>
          <w:color w:val="1F497D" w:themeColor="text2"/>
          <w:sz w:val="24"/>
          <w:szCs w:val="24"/>
        </w:rPr>
        <w:t xml:space="preserve"> and </w:t>
      </w:r>
      <w:proofErr w:type="spellStart"/>
      <w:r w:rsidRPr="00F7301B">
        <w:rPr>
          <w:rFonts w:ascii="Times New Roman" w:hAnsi="Times New Roman" w:cs="Arial"/>
          <w:color w:val="1F497D" w:themeColor="text2"/>
          <w:sz w:val="24"/>
          <w:szCs w:val="24"/>
        </w:rPr>
        <w:t>Kalff</w:t>
      </w:r>
      <w:proofErr w:type="spellEnd"/>
      <w:r w:rsidRPr="00F7301B">
        <w:rPr>
          <w:rFonts w:ascii="Times New Roman" w:hAnsi="Times New Roman" w:cs="Arial"/>
          <w:color w:val="1F497D" w:themeColor="text2"/>
          <w:sz w:val="24"/>
          <w:szCs w:val="24"/>
        </w:rPr>
        <w:t xml:space="preserve"> 1998; </w:t>
      </w:r>
      <w:proofErr w:type="spellStart"/>
      <w:r w:rsidRPr="00F7301B">
        <w:rPr>
          <w:rFonts w:ascii="Times New Roman" w:hAnsi="Times New Roman" w:cs="Arial"/>
          <w:color w:val="1F497D" w:themeColor="text2"/>
          <w:sz w:val="24"/>
          <w:szCs w:val="24"/>
        </w:rPr>
        <w:t>Kortelainen</w:t>
      </w:r>
      <w:proofErr w:type="spellEnd"/>
      <w:r w:rsidRPr="00F7301B">
        <w:rPr>
          <w:rFonts w:ascii="Times New Roman" w:hAnsi="Times New Roman" w:cs="Arial"/>
          <w:color w:val="1F497D" w:themeColor="text2"/>
          <w:sz w:val="24"/>
          <w:szCs w:val="24"/>
        </w:rPr>
        <w:t xml:space="preserve"> et al. 2006; </w:t>
      </w:r>
      <w:proofErr w:type="spellStart"/>
      <w:r w:rsidRPr="00F7301B">
        <w:rPr>
          <w:rFonts w:ascii="Times New Roman" w:hAnsi="Times New Roman" w:cs="Arial"/>
          <w:color w:val="1F497D" w:themeColor="text2"/>
          <w:sz w:val="24"/>
          <w:szCs w:val="24"/>
        </w:rPr>
        <w:t>Vachon</w:t>
      </w:r>
      <w:proofErr w:type="spellEnd"/>
      <w:r w:rsidRPr="00F7301B">
        <w:rPr>
          <w:rFonts w:ascii="Times New Roman" w:hAnsi="Times New Roman" w:cs="Arial"/>
          <w:color w:val="1F497D" w:themeColor="text2"/>
          <w:sz w:val="24"/>
          <w:szCs w:val="24"/>
        </w:rPr>
        <w:t xml:space="preserve"> and del Giorgio 2014).  Evidence from marine and lotic habitats dominated by sediment R have shown that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SED-R</w:t>
      </w:r>
      <w:r w:rsidRPr="00F7301B">
        <w:rPr>
          <w:rFonts w:ascii="Times New Roman" w:hAnsi="Times New Roman" w:cs="Arial"/>
          <w:color w:val="1F497D" w:themeColor="text2"/>
          <w:sz w:val="24"/>
          <w:szCs w:val="24"/>
        </w:rPr>
        <w:t xml:space="preserve"> can importantly affect ecosystem-level fractionation effects, estimated to be ~0.994 in coastal bottom waters (</w:t>
      </w:r>
      <w:proofErr w:type="spellStart"/>
      <w:r w:rsidRPr="00F7301B">
        <w:rPr>
          <w:rFonts w:ascii="Times New Roman" w:hAnsi="Times New Roman" w:cs="Arial"/>
          <w:color w:val="1F497D" w:themeColor="text2"/>
          <w:sz w:val="24"/>
          <w:szCs w:val="24"/>
        </w:rPr>
        <w:t>Quiñones</w:t>
      </w:r>
      <w:proofErr w:type="spellEnd"/>
      <w:r w:rsidRPr="00F7301B">
        <w:rPr>
          <w:rFonts w:ascii="Times New Roman" w:hAnsi="Times New Roman" w:cs="Arial"/>
          <w:color w:val="1F497D" w:themeColor="text2"/>
          <w:sz w:val="24"/>
          <w:szCs w:val="24"/>
        </w:rPr>
        <w:t xml:space="preserve">-Rivera et al. 2007; Lehmann et al. 2009).  Consequently, values of </w:t>
      </w:r>
      <w:r w:rsidRPr="00F7301B">
        <w:rPr>
          <w:rFonts w:ascii="Symbol" w:hAnsi="Symbol" w:cs="Arial"/>
          <w:color w:val="1F497D" w:themeColor="text2"/>
          <w:sz w:val="24"/>
          <w:szCs w:val="24"/>
        </w:rPr>
        <w:t></w:t>
      </w:r>
      <w:r w:rsidRPr="00F7301B">
        <w:rPr>
          <w:rFonts w:ascii="Times New Roman" w:hAnsi="Times New Roman" w:cs="Times New Roman"/>
          <w:color w:val="1F497D" w:themeColor="text2"/>
          <w:sz w:val="24"/>
          <w:szCs w:val="24"/>
          <w:vertAlign w:val="subscript"/>
        </w:rPr>
        <w:t>C</w:t>
      </w:r>
      <w:r w:rsidRPr="00F7301B">
        <w:rPr>
          <w:rFonts w:ascii="Times New Roman" w:hAnsi="Times New Roman" w:cs="Arial"/>
          <w:color w:val="1F497D" w:themeColor="text2"/>
          <w:sz w:val="24"/>
          <w:szCs w:val="24"/>
        </w:rPr>
        <w:t xml:space="preserve"> may be larger (i.e., a smaller fractionation effect) than </w:t>
      </w:r>
      <w:r w:rsidRPr="00F7301B">
        <w:rPr>
          <w:rFonts w:ascii="Symbol" w:hAnsi="Symbol" w:cs="Arial"/>
          <w:color w:val="1F497D" w:themeColor="text2"/>
          <w:sz w:val="24"/>
          <w:szCs w:val="24"/>
        </w:rPr>
        <w:t></w:t>
      </w:r>
      <w:r w:rsidRPr="00F7301B">
        <w:rPr>
          <w:rFonts w:ascii="Times New Roman" w:hAnsi="Times New Roman" w:cs="Arial"/>
          <w:color w:val="1F497D" w:themeColor="text2"/>
          <w:sz w:val="24"/>
          <w:szCs w:val="24"/>
          <w:vertAlign w:val="subscript"/>
        </w:rPr>
        <w:t>PEL-R</w:t>
      </w:r>
      <w:r w:rsidRPr="00F7301B">
        <w:rPr>
          <w:rFonts w:ascii="Times New Roman" w:hAnsi="Times New Roman" w:cs="Arial"/>
          <w:color w:val="1F497D" w:themeColor="text2"/>
          <w:sz w:val="24"/>
          <w:szCs w:val="24"/>
        </w:rPr>
        <w:t xml:space="preserve">, and the implications for this difference are discussed below.  </w:t>
      </w:r>
    </w:p>
    <w:p w14:paraId="4430B75A" w14:textId="77777777" w:rsidR="002C65D5" w:rsidRPr="00F7301B" w:rsidRDefault="002C65D5" w:rsidP="002C65D5">
      <w:pPr>
        <w:widowControl w:val="0"/>
        <w:autoSpaceDE w:val="0"/>
        <w:autoSpaceDN w:val="0"/>
        <w:adjustRightInd w:val="0"/>
        <w:spacing w:line="480" w:lineRule="auto"/>
        <w:ind w:firstLine="567"/>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 xml:space="preserve">Assuming no net change in either DO concentration or </w:t>
      </w:r>
      <w:r w:rsidRPr="00F7301B">
        <w:rPr>
          <w:rFonts w:ascii="Times New Roman" w:hAnsi="Times New Roman" w:cs="Arial"/>
          <w:color w:val="1F497D" w:themeColor="text2"/>
          <w:sz w:val="24"/>
          <w:szCs w:val="24"/>
          <w:vertAlign w:val="superscript"/>
        </w:rPr>
        <w:t>18</w:t>
      </w:r>
      <w:r w:rsidRPr="00F7301B">
        <w:rPr>
          <w:rFonts w:ascii="Times New Roman" w:hAnsi="Times New Roman" w:cs="Arial"/>
          <w:color w:val="1F497D" w:themeColor="text2"/>
          <w:sz w:val="24"/>
          <w:szCs w:val="24"/>
        </w:rPr>
        <w:t>O-O</w:t>
      </w:r>
      <w:r w:rsidRPr="00F7301B">
        <w:rPr>
          <w:rFonts w:ascii="Times New Roman" w:hAnsi="Times New Roman" w:cs="Arial"/>
          <w:color w:val="1F497D" w:themeColor="text2"/>
          <w:sz w:val="24"/>
          <w:szCs w:val="24"/>
          <w:vertAlign w:val="subscript"/>
        </w:rPr>
        <w:t xml:space="preserve">2 </w:t>
      </w:r>
      <w:r w:rsidRPr="00F7301B">
        <w:rPr>
          <w:rFonts w:ascii="Times New Roman" w:hAnsi="Times New Roman" w:cs="Arial"/>
          <w:color w:val="1F497D" w:themeColor="text2"/>
          <w:sz w:val="24"/>
          <w:szCs w:val="24"/>
        </w:rPr>
        <w:t>over a diurnal cycle, equations 2 and 3 can be combined, rearranged, and solved for GPP and R individually (</w:t>
      </w:r>
      <w:proofErr w:type="spellStart"/>
      <w:r w:rsidRPr="00F7301B">
        <w:rPr>
          <w:rFonts w:ascii="Times New Roman" w:hAnsi="Times New Roman" w:cs="Arial"/>
          <w:color w:val="1F497D" w:themeColor="text2"/>
          <w:sz w:val="24"/>
          <w:szCs w:val="24"/>
        </w:rPr>
        <w:t>Bocaniov</w:t>
      </w:r>
      <w:proofErr w:type="spellEnd"/>
      <w:r w:rsidRPr="00F7301B">
        <w:rPr>
          <w:rFonts w:ascii="Times New Roman" w:hAnsi="Times New Roman" w:cs="Arial"/>
          <w:color w:val="1F497D" w:themeColor="text2"/>
          <w:sz w:val="24"/>
          <w:szCs w:val="24"/>
        </w:rPr>
        <w:t xml:space="preserve"> et al. 2012, 2015), generating equations 4 and 5:</w:t>
      </w:r>
    </w:p>
    <w:p w14:paraId="1BF6D043" w14:textId="77777777" w:rsidR="002C65D5" w:rsidRPr="00F7301B" w:rsidRDefault="002C65D5" w:rsidP="002C65D5">
      <w:pPr>
        <w:widowControl w:val="0"/>
        <w:autoSpaceDE w:val="0"/>
        <w:autoSpaceDN w:val="0"/>
        <w:adjustRightInd w:val="0"/>
        <w:spacing w:line="480" w:lineRule="auto"/>
        <w:jc w:val="center"/>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GPP = (</w:t>
      </w:r>
      <w:r w:rsidRPr="00F7301B">
        <w:rPr>
          <w:rFonts w:ascii="Times New Roman" w:hAnsi="Times New Roman" w:cs="Arial"/>
          <w:i/>
          <w:color w:val="1F497D" w:themeColor="text2"/>
          <w:sz w:val="24"/>
          <w:szCs w:val="24"/>
        </w:rPr>
        <w:t>k</w:t>
      </w:r>
      <w:r w:rsidRPr="00F7301B">
        <w:rPr>
          <w:rFonts w:ascii="Times New Roman" w:hAnsi="Times New Roman" w:cs="Arial"/>
          <w:color w:val="1F497D" w:themeColor="text2"/>
          <w:sz w:val="24"/>
          <w:szCs w:val="24"/>
          <w:vertAlign w:val="subscript"/>
        </w:rPr>
        <w:t>O2</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color w:val="1F497D" w:themeColor="text2"/>
          <w:sz w:val="24"/>
          <w:szCs w:val="24"/>
        </w:rPr>
        <w:t>Zmix</w:t>
      </w:r>
      <w:proofErr w:type="spellEnd"/>
      <w:r w:rsidRPr="00F7301B">
        <w:rPr>
          <w:rFonts w:ascii="Times New Roman" w:hAnsi="Times New Roman" w:cs="Arial"/>
          <w:color w:val="1F497D" w:themeColor="text2"/>
          <w:sz w:val="24"/>
          <w:szCs w:val="24"/>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proofErr w:type="gramStart"/>
      <w:r w:rsidRPr="00F7301B">
        <w:rPr>
          <w:rFonts w:ascii="Times New Roman" w:hAnsi="Times New Roman" w:cs="Arial"/>
          <w:color w:val="1F497D" w:themeColor="text2"/>
          <w:sz w:val="24"/>
          <w:szCs w:val="24"/>
        </w:rPr>
        <w:t>[  DO</w:t>
      </w:r>
      <w:proofErr w:type="gramEnd"/>
      <w:r w:rsidRPr="00F7301B">
        <w:rPr>
          <w:rFonts w:ascii="Times New Roman" w:hAnsi="Times New Roman" w:cs="Times New Roman"/>
          <w:color w:val="1F497D" w:themeColor="text2"/>
          <w:sz w:val="24"/>
          <w:szCs w:val="24"/>
        </w:rPr>
        <w:t>×</w:t>
      </w:r>
      <w:r w:rsidRPr="00F7301B" w:rsidDel="00905750">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w:t>
      </w:r>
      <w:r w:rsidRPr="00F7301B">
        <w:rPr>
          <w:rFonts w:ascii="Times New Roman" w:hAnsi="Times New Roman" w:cs="Arial"/>
          <w:i/>
          <w:color w:val="1F497D" w:themeColor="text2"/>
          <w:sz w:val="24"/>
          <w:szCs w:val="24"/>
        </w:rPr>
        <w:t>b</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color w:val="1F497D" w:themeColor="text2"/>
          <w:sz w:val="24"/>
          <w:szCs w:val="24"/>
        </w:rPr>
        <w:t>DO</w:t>
      </w:r>
      <w:r w:rsidRPr="00F7301B">
        <w:rPr>
          <w:rFonts w:ascii="Times New Roman" w:hAnsi="Times New Roman" w:cs="Arial"/>
          <w:color w:val="1F497D" w:themeColor="text2"/>
          <w:sz w:val="24"/>
          <w:szCs w:val="24"/>
          <w:vertAlign w:val="subscript"/>
        </w:rPr>
        <w:t>sat</w:t>
      </w:r>
      <w:proofErr w:type="spellEnd"/>
      <w:r w:rsidRPr="00F7301B">
        <w:rPr>
          <w:rFonts w:ascii="Times New Roman" w:hAnsi="Times New Roman" w:cs="Times New Roman"/>
          <w:color w:val="1F497D" w:themeColor="text2"/>
          <w:sz w:val="24"/>
          <w:szCs w:val="24"/>
        </w:rPr>
        <w:t>×</w:t>
      </w:r>
      <w:r w:rsidRPr="00F7301B" w:rsidDel="00905750">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w:t>
      </w:r>
      <w:r w:rsidRPr="00F7301B">
        <w:rPr>
          <w:rFonts w:ascii="Times New Roman" w:hAnsi="Times New Roman" w:cs="Arial"/>
          <w:i/>
          <w:color w:val="1F497D" w:themeColor="text2"/>
          <w:sz w:val="24"/>
          <w:szCs w:val="24"/>
        </w:rPr>
        <w:t>a</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 /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t>(4)</w:t>
      </w:r>
    </w:p>
    <w:p w14:paraId="66A068A3" w14:textId="77777777" w:rsidR="002C65D5" w:rsidRPr="00F7301B" w:rsidRDefault="002C65D5" w:rsidP="002C65D5">
      <w:pPr>
        <w:widowControl w:val="0"/>
        <w:autoSpaceDE w:val="0"/>
        <w:autoSpaceDN w:val="0"/>
        <w:adjustRightInd w:val="0"/>
        <w:spacing w:line="480" w:lineRule="auto"/>
        <w:jc w:val="center"/>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lastRenderedPageBreak/>
        <w:t>R = (</w:t>
      </w:r>
      <w:r w:rsidRPr="00F7301B">
        <w:rPr>
          <w:rFonts w:ascii="Times New Roman" w:hAnsi="Times New Roman" w:cs="Arial"/>
          <w:i/>
          <w:color w:val="1F497D" w:themeColor="text2"/>
          <w:sz w:val="24"/>
          <w:szCs w:val="24"/>
        </w:rPr>
        <w:t>k</w:t>
      </w:r>
      <w:r w:rsidRPr="00F7301B">
        <w:rPr>
          <w:rFonts w:ascii="Times New Roman" w:hAnsi="Times New Roman" w:cs="Arial"/>
          <w:color w:val="1F497D" w:themeColor="text2"/>
          <w:sz w:val="24"/>
          <w:szCs w:val="24"/>
          <w:vertAlign w:val="subscript"/>
        </w:rPr>
        <w:t>O2</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color w:val="1F497D" w:themeColor="text2"/>
          <w:sz w:val="24"/>
          <w:szCs w:val="24"/>
        </w:rPr>
        <w:t>Zmix</w:t>
      </w:r>
      <w:proofErr w:type="spellEnd"/>
      <w:r w:rsidRPr="00F7301B">
        <w:rPr>
          <w:rFonts w:ascii="Times New Roman" w:hAnsi="Times New Roman" w:cs="Arial"/>
          <w:color w:val="1F497D" w:themeColor="text2"/>
          <w:sz w:val="24"/>
          <w:szCs w:val="24"/>
        </w:rPr>
        <w:t xml:space="preserve">)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proofErr w:type="gramStart"/>
      <w:r w:rsidRPr="00F7301B">
        <w:rPr>
          <w:rFonts w:ascii="Times New Roman" w:hAnsi="Times New Roman" w:cs="Arial"/>
          <w:color w:val="1F497D" w:themeColor="text2"/>
          <w:sz w:val="24"/>
          <w:szCs w:val="24"/>
        </w:rPr>
        <w:t>[  DO</w:t>
      </w:r>
      <w:proofErr w:type="gramEnd"/>
      <w:r w:rsidRPr="00F7301B">
        <w:rPr>
          <w:rFonts w:ascii="Times New Roman" w:hAnsi="Times New Roman" w:cs="Times New Roman"/>
          <w:color w:val="1F497D" w:themeColor="text2"/>
          <w:sz w:val="24"/>
          <w:szCs w:val="24"/>
        </w:rPr>
        <w:t>×</w:t>
      </w:r>
      <w:r w:rsidRPr="00F7301B" w:rsidDel="00905750">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w:t>
      </w:r>
      <w:r w:rsidRPr="00F7301B">
        <w:rPr>
          <w:rFonts w:ascii="Times New Roman" w:hAnsi="Times New Roman" w:cs="Arial"/>
          <w:i/>
          <w:color w:val="1F497D" w:themeColor="text2"/>
          <w:sz w:val="24"/>
          <w:szCs w:val="24"/>
        </w:rPr>
        <w:t>b</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w:t>
      </w:r>
      <w:proofErr w:type="spellStart"/>
      <w:r w:rsidRPr="00F7301B">
        <w:rPr>
          <w:rFonts w:ascii="Times New Roman" w:hAnsi="Times New Roman" w:cs="Arial"/>
          <w:color w:val="1F497D" w:themeColor="text2"/>
          <w:sz w:val="24"/>
          <w:szCs w:val="24"/>
        </w:rPr>
        <w:t>DO</w:t>
      </w:r>
      <w:r w:rsidRPr="00F7301B">
        <w:rPr>
          <w:rFonts w:ascii="Times New Roman" w:hAnsi="Times New Roman" w:cs="Arial"/>
          <w:color w:val="1F497D" w:themeColor="text2"/>
          <w:sz w:val="24"/>
          <w:szCs w:val="24"/>
          <w:vertAlign w:val="subscript"/>
        </w:rPr>
        <w:t>sat</w:t>
      </w:r>
      <w:proofErr w:type="spellEnd"/>
      <w:r w:rsidRPr="00F7301B">
        <w:rPr>
          <w:rFonts w:ascii="Times New Roman" w:hAnsi="Times New Roman" w:cs="Times New Roman"/>
          <w:color w:val="1F497D" w:themeColor="text2"/>
          <w:sz w:val="24"/>
          <w:szCs w:val="24"/>
        </w:rPr>
        <w:t>×</w:t>
      </w:r>
      <w:r w:rsidRPr="00F7301B" w:rsidDel="00905750">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w:t>
      </w:r>
      <w:r w:rsidRPr="00F7301B">
        <w:rPr>
          <w:rFonts w:ascii="Times New Roman" w:hAnsi="Times New Roman" w:cs="Arial"/>
          <w:i/>
          <w:color w:val="1F497D" w:themeColor="text2"/>
          <w:sz w:val="24"/>
          <w:szCs w:val="24"/>
        </w:rPr>
        <w:t>a</w:t>
      </w:r>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 </w:t>
      </w:r>
      <w:proofErr w:type="spellStart"/>
      <w:r w:rsidRPr="00F7301B">
        <w:rPr>
          <w:rFonts w:ascii="Times New Roman" w:hAnsi="Times New Roman" w:cs="Arial"/>
          <w:i/>
          <w:color w:val="1F497D" w:themeColor="text2"/>
          <w:sz w:val="24"/>
          <w:szCs w:val="24"/>
        </w:rPr>
        <w:t>d</w:t>
      </w:r>
      <w:proofErr w:type="spellEnd"/>
      <w:r w:rsidRPr="00F7301B">
        <w:rPr>
          <w:rFonts w:ascii="Times New Roman" w:hAnsi="Times New Roman" w:cs="Arial"/>
          <w:color w:val="1F497D" w:themeColor="text2"/>
          <w:sz w:val="24"/>
          <w:szCs w:val="24"/>
        </w:rPr>
        <w:t xml:space="preserve"> -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w:t>
      </w:r>
      <w:r w:rsidRPr="00F7301B">
        <w:rPr>
          <w:rFonts w:ascii="Times New Roman" w:hAnsi="Times New Roman" w:cs="Arial"/>
          <w:color w:val="1F497D" w:themeColor="text2"/>
          <w:sz w:val="24"/>
          <w:szCs w:val="24"/>
        </w:rPr>
        <w:tab/>
      </w:r>
      <w:r w:rsidRPr="00F7301B">
        <w:rPr>
          <w:rFonts w:ascii="Times New Roman" w:hAnsi="Times New Roman" w:cs="Arial"/>
          <w:color w:val="1F497D" w:themeColor="text2"/>
          <w:sz w:val="24"/>
          <w:szCs w:val="24"/>
        </w:rPr>
        <w:tab/>
        <w:t>(5)</w:t>
      </w:r>
    </w:p>
    <w:p w14:paraId="32DB2E4D" w14:textId="77777777" w:rsidR="002C65D5" w:rsidRPr="00F7301B" w:rsidRDefault="002C65D5" w:rsidP="002C65D5">
      <w:pPr>
        <w:widowControl w:val="0"/>
        <w:autoSpaceDE w:val="0"/>
        <w:autoSpaceDN w:val="0"/>
        <w:adjustRightInd w:val="0"/>
        <w:spacing w:line="480" w:lineRule="auto"/>
        <w:rPr>
          <w:rFonts w:ascii="Times New Roman" w:hAnsi="Times New Roman" w:cs="Arial"/>
          <w:color w:val="1F497D" w:themeColor="text2"/>
          <w:sz w:val="24"/>
          <w:szCs w:val="24"/>
        </w:rPr>
      </w:pPr>
      <w:r w:rsidRPr="00F7301B">
        <w:rPr>
          <w:rFonts w:ascii="Times New Roman" w:hAnsi="Times New Roman" w:cs="Arial"/>
          <w:color w:val="1F497D" w:themeColor="text2"/>
          <w:sz w:val="24"/>
          <w:szCs w:val="24"/>
        </w:rPr>
        <w:t xml:space="preserve">Where, following the notation of </w:t>
      </w:r>
      <w:proofErr w:type="spellStart"/>
      <w:r w:rsidRPr="00F7301B">
        <w:rPr>
          <w:rFonts w:ascii="Times New Roman" w:hAnsi="Times New Roman" w:cs="Arial"/>
          <w:color w:val="1F497D" w:themeColor="text2"/>
          <w:sz w:val="24"/>
          <w:szCs w:val="24"/>
        </w:rPr>
        <w:t>Bocaniov</w:t>
      </w:r>
      <w:proofErr w:type="spellEnd"/>
      <w:r w:rsidRPr="00F7301B">
        <w:rPr>
          <w:rFonts w:ascii="Times New Roman" w:hAnsi="Times New Roman" w:cs="Arial"/>
          <w:color w:val="1F497D" w:themeColor="text2"/>
          <w:sz w:val="24"/>
          <w:szCs w:val="24"/>
        </w:rPr>
        <w:t xml:space="preserve"> et al. (2012), </w:t>
      </w:r>
      <w:r w:rsidRPr="00F7301B">
        <w:rPr>
          <w:rFonts w:ascii="Times New Roman" w:hAnsi="Times New Roman" w:cs="Arial"/>
          <w:i/>
          <w:color w:val="1F497D" w:themeColor="text2"/>
          <w:sz w:val="24"/>
          <w:szCs w:val="24"/>
        </w:rPr>
        <w:t>a</w:t>
      </w:r>
      <w:r w:rsidRPr="00F7301B">
        <w:rPr>
          <w:rFonts w:ascii="Times New Roman" w:hAnsi="Times New Roman" w:cs="Arial"/>
          <w:color w:val="1F497D" w:themeColor="text2"/>
          <w:sz w:val="24"/>
          <w:szCs w:val="24"/>
        </w:rPr>
        <w:t xml:space="preserve"> =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air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 xml:space="preserve">s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g</w:t>
      </w:r>
      <w:r w:rsidRPr="00F7301B">
        <w:rPr>
          <w:rFonts w:ascii="Times New Roman" w:hAnsi="Times New Roman" w:cs="Arial"/>
          <w:color w:val="1F497D" w:themeColor="text2"/>
          <w:sz w:val="24"/>
          <w:szCs w:val="24"/>
        </w:rPr>
        <w:t xml:space="preserve">, </w:t>
      </w:r>
      <w:r w:rsidRPr="00F7301B">
        <w:rPr>
          <w:rFonts w:ascii="Times New Roman" w:hAnsi="Times New Roman" w:cs="Arial"/>
          <w:i/>
          <w:color w:val="1F497D" w:themeColor="text2"/>
          <w:sz w:val="24"/>
          <w:szCs w:val="24"/>
        </w:rPr>
        <w:t>b</w:t>
      </w:r>
      <w:r w:rsidRPr="00F7301B">
        <w:rPr>
          <w:rFonts w:ascii="Times New Roman" w:hAnsi="Times New Roman" w:cs="Arial"/>
          <w:color w:val="1F497D" w:themeColor="text2"/>
          <w:sz w:val="24"/>
          <w:szCs w:val="24"/>
        </w:rPr>
        <w:t xml:space="preserve"> =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DO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g</w:t>
      </w:r>
      <w:r w:rsidRPr="00F7301B">
        <w:rPr>
          <w:rFonts w:ascii="Times New Roman" w:hAnsi="Times New Roman" w:cs="Arial"/>
          <w:color w:val="1F497D" w:themeColor="text2"/>
          <w:sz w:val="24"/>
          <w:szCs w:val="24"/>
        </w:rPr>
        <w:t xml:space="preserve">, </w:t>
      </w:r>
      <w:r w:rsidRPr="00F7301B">
        <w:rPr>
          <w:rFonts w:ascii="Times New Roman" w:hAnsi="Times New Roman" w:cs="Arial"/>
          <w:i/>
          <w:color w:val="1F497D" w:themeColor="text2"/>
          <w:sz w:val="24"/>
          <w:szCs w:val="24"/>
        </w:rPr>
        <w:t>c</w:t>
      </w:r>
      <w:r w:rsidRPr="00F7301B">
        <w:rPr>
          <w:rFonts w:ascii="Times New Roman" w:hAnsi="Times New Roman" w:cs="Arial"/>
          <w:color w:val="1F497D" w:themeColor="text2"/>
          <w:sz w:val="24"/>
          <w:szCs w:val="24"/>
        </w:rPr>
        <w:t xml:space="preserve"> =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DO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C</w:t>
      </w:r>
      <w:r w:rsidRPr="00F7301B">
        <w:rPr>
          <w:rFonts w:ascii="Times New Roman" w:hAnsi="Times New Roman" w:cs="Arial"/>
          <w:color w:val="1F497D" w:themeColor="text2"/>
          <w:sz w:val="24"/>
          <w:szCs w:val="24"/>
        </w:rPr>
        <w:t xml:space="preserve">, and </w:t>
      </w:r>
      <w:r w:rsidRPr="00F7301B">
        <w:rPr>
          <w:rFonts w:ascii="Times New Roman" w:hAnsi="Times New Roman" w:cs="Arial"/>
          <w:i/>
          <w:color w:val="1F497D" w:themeColor="text2"/>
          <w:sz w:val="24"/>
          <w:szCs w:val="24"/>
        </w:rPr>
        <w:t>d</w:t>
      </w:r>
      <w:r w:rsidRPr="00F7301B">
        <w:rPr>
          <w:rFonts w:ascii="Times New Roman" w:hAnsi="Times New Roman" w:cs="Arial"/>
          <w:color w:val="1F497D" w:themeColor="text2"/>
          <w:sz w:val="24"/>
          <w:szCs w:val="24"/>
        </w:rPr>
        <w:t xml:space="preserve"> = </w:t>
      </w:r>
      <w:r w:rsidRPr="00F7301B">
        <w:rPr>
          <w:rFonts w:ascii="Times New Roman" w:hAnsi="Times New Roman" w:cs="Arial"/>
          <w:color w:val="1F497D" w:themeColor="text2"/>
          <w:sz w:val="24"/>
          <w:szCs w:val="24"/>
          <w:vertAlign w:val="superscript"/>
        </w:rPr>
        <w:t>18:16</w:t>
      </w:r>
      <w:r w:rsidRPr="00F7301B">
        <w:rPr>
          <w:rFonts w:ascii="Times New Roman" w:hAnsi="Times New Roman" w:cs="Arial"/>
          <w:color w:val="1F497D" w:themeColor="text2"/>
          <w:sz w:val="24"/>
          <w:szCs w:val="24"/>
        </w:rPr>
        <w:t>O</w:t>
      </w:r>
      <w:r w:rsidRPr="00F7301B">
        <w:rPr>
          <w:rFonts w:ascii="Times New Roman" w:hAnsi="Times New Roman" w:cs="Arial"/>
          <w:color w:val="1F497D" w:themeColor="text2"/>
          <w:sz w:val="24"/>
          <w:szCs w:val="24"/>
          <w:vertAlign w:val="subscript"/>
        </w:rPr>
        <w:t xml:space="preserve">H2O </w:t>
      </w:r>
      <w:r w:rsidRPr="00F7301B">
        <w:rPr>
          <w:rFonts w:ascii="Times New Roman" w:hAnsi="Times New Roman" w:cs="Times New Roman"/>
          <w:color w:val="1F497D" w:themeColor="text2"/>
          <w:sz w:val="24"/>
          <w:szCs w:val="24"/>
        </w:rPr>
        <w:t>×</w:t>
      </w:r>
      <w:r w:rsidRPr="00F7301B">
        <w:rPr>
          <w:rFonts w:ascii="Times New Roman" w:hAnsi="Times New Roman" w:cs="Arial"/>
          <w:color w:val="1F497D" w:themeColor="text2"/>
          <w:sz w:val="24"/>
          <w:szCs w:val="24"/>
        </w:rPr>
        <w:t xml:space="preserve"> </w:t>
      </w:r>
      <w:r w:rsidRPr="00F7301B">
        <w:rPr>
          <w:rFonts w:ascii="Symbol" w:hAnsi="Symbol" w:cs="Arial"/>
          <w:color w:val="1F497D" w:themeColor="text2"/>
          <w:sz w:val="24"/>
          <w:szCs w:val="24"/>
        </w:rPr>
        <w:t></w:t>
      </w:r>
      <w:r w:rsidRPr="00F7301B">
        <w:rPr>
          <w:rFonts w:ascii="Times New Roman" w:hAnsi="Times New Roman" w:cs="Arial"/>
          <w:i/>
          <w:color w:val="1F497D" w:themeColor="text2"/>
          <w:sz w:val="24"/>
          <w:szCs w:val="24"/>
          <w:vertAlign w:val="subscript"/>
        </w:rPr>
        <w:t>p</w:t>
      </w:r>
      <w:r w:rsidRPr="00F7301B">
        <w:rPr>
          <w:rFonts w:ascii="Times New Roman" w:hAnsi="Times New Roman" w:cs="Arial"/>
          <w:color w:val="1F497D" w:themeColor="text2"/>
          <w:sz w:val="24"/>
          <w:szCs w:val="24"/>
        </w:rPr>
        <w:t xml:space="preserve">.     </w:t>
      </w:r>
    </w:p>
    <w:p w14:paraId="1D8C07D5"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20153146" w14:textId="77777777" w:rsidR="002C65D5" w:rsidRPr="00F7301B" w:rsidRDefault="00DD7162" w:rsidP="002C65D5">
      <w:pPr>
        <w:pStyle w:val="ListParagraph"/>
        <w:spacing w:after="0"/>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frequency metabolic model</w:t>
      </w:r>
      <w:r w:rsidR="002C65D5" w:rsidRPr="00F7301B">
        <w:rPr>
          <w:rFonts w:ascii="Times New Roman" w:eastAsia="Times New Roman" w:hAnsi="Times New Roman" w:cs="Times New Roman"/>
          <w:b/>
          <w:sz w:val="24"/>
          <w:szCs w:val="24"/>
        </w:rPr>
        <w:t>ing approach</w:t>
      </w:r>
    </w:p>
    <w:p w14:paraId="68101B6D"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4CF90C00"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p>
    <w:p w14:paraId="094E28F4" w14:textId="77777777" w:rsidR="002C65D5" w:rsidRPr="00F7301B" w:rsidRDefault="002C65D5" w:rsidP="002C65D5">
      <w:pPr>
        <w:pStyle w:val="ListParagraph"/>
        <w:spacing w:after="0"/>
        <w:ind w:left="0"/>
        <w:rPr>
          <w:rFonts w:ascii="Times New Roman" w:eastAsia="Times New Roman" w:hAnsi="Times New Roman" w:cs="Times New Roman"/>
          <w:b/>
          <w:sz w:val="24"/>
          <w:szCs w:val="24"/>
        </w:rPr>
      </w:pPr>
      <w:r w:rsidRPr="00F7301B">
        <w:rPr>
          <w:rFonts w:ascii="Times New Roman" w:eastAsia="Times New Roman" w:hAnsi="Times New Roman" w:cs="Times New Roman"/>
          <w:b/>
          <w:sz w:val="24"/>
          <w:szCs w:val="24"/>
        </w:rPr>
        <w:t>Statistical analyses</w:t>
      </w:r>
    </w:p>
    <w:p w14:paraId="1685E106" w14:textId="77777777" w:rsidR="00211EC2" w:rsidRPr="00F7301B" w:rsidRDefault="00211EC2">
      <w:pPr>
        <w:rPr>
          <w:rFonts w:ascii="Times New Roman" w:hAnsi="Times New Roman" w:cs="Times New Roman"/>
          <w:b/>
          <w:sz w:val="24"/>
          <w:szCs w:val="24"/>
          <w:u w:val="single"/>
        </w:rPr>
      </w:pPr>
      <w:r w:rsidRPr="00F7301B">
        <w:rPr>
          <w:rFonts w:ascii="Times New Roman" w:hAnsi="Times New Roman" w:cs="Times New Roman"/>
          <w:b/>
          <w:sz w:val="24"/>
          <w:szCs w:val="24"/>
          <w:u w:val="single"/>
        </w:rPr>
        <w:br w:type="page"/>
      </w:r>
    </w:p>
    <w:p w14:paraId="2916687D" w14:textId="77777777" w:rsidR="00D7772D" w:rsidRDefault="00575DEC" w:rsidP="00955155">
      <w:pPr>
        <w:spacing w:after="0"/>
        <w:rPr>
          <w:rFonts w:ascii="Times New Roman" w:hAnsi="Times New Roman" w:cs="Times New Roman"/>
          <w:b/>
          <w:sz w:val="24"/>
          <w:szCs w:val="24"/>
        </w:rPr>
      </w:pPr>
      <w:r w:rsidRPr="00575DEC">
        <w:rPr>
          <w:rFonts w:ascii="Times New Roman" w:hAnsi="Times New Roman" w:cs="Times New Roman"/>
          <w:b/>
          <w:sz w:val="24"/>
          <w:szCs w:val="24"/>
        </w:rPr>
        <w:lastRenderedPageBreak/>
        <w:t>SUPPORTING FIGURES</w:t>
      </w:r>
    </w:p>
    <w:p w14:paraId="5BB35DEC" w14:textId="77777777" w:rsidR="00575DEC" w:rsidRDefault="00575DEC" w:rsidP="00955155">
      <w:pPr>
        <w:spacing w:after="0"/>
        <w:rPr>
          <w:rFonts w:ascii="Times New Roman" w:hAnsi="Times New Roman" w:cs="Times New Roman"/>
          <w:b/>
          <w:sz w:val="24"/>
          <w:szCs w:val="24"/>
        </w:rPr>
      </w:pPr>
    </w:p>
    <w:p w14:paraId="0B2710C3" w14:textId="77777777" w:rsidR="00575DEC" w:rsidRDefault="00575DEC" w:rsidP="00955155">
      <w:pPr>
        <w:spacing w:after="0"/>
        <w:rPr>
          <w:rFonts w:ascii="Times New Roman" w:hAnsi="Times New Roman" w:cs="Times New Roman"/>
          <w:b/>
          <w:sz w:val="24"/>
          <w:szCs w:val="24"/>
        </w:rPr>
      </w:pPr>
    </w:p>
    <w:p w14:paraId="74BABD23" w14:textId="77777777" w:rsidR="00575DEC" w:rsidRPr="00575DEC" w:rsidRDefault="00575DEC" w:rsidP="00955155">
      <w:pPr>
        <w:spacing w:after="0"/>
        <w:rPr>
          <w:rFonts w:ascii="Times New Roman" w:hAnsi="Times New Roman" w:cs="Times New Roman"/>
          <w:b/>
          <w:sz w:val="24"/>
          <w:szCs w:val="24"/>
        </w:rPr>
      </w:pPr>
    </w:p>
    <w:p w14:paraId="3AF6DFAD" w14:textId="77777777" w:rsidR="00575DEC" w:rsidRPr="00F7301B" w:rsidRDefault="00575DEC" w:rsidP="00575DEC">
      <w:pPr>
        <w:spacing w:after="0"/>
        <w:rPr>
          <w:rFonts w:ascii="Times New Roman" w:hAnsi="Times New Roman" w:cs="Times New Roman"/>
          <w:b/>
          <w:sz w:val="24"/>
          <w:szCs w:val="24"/>
          <w:u w:val="single"/>
        </w:rPr>
      </w:pPr>
    </w:p>
    <w:p w14:paraId="2BEFC258" w14:textId="77777777" w:rsidR="00575DEC" w:rsidRDefault="00575DEC" w:rsidP="00575DEC">
      <w:pPr>
        <w:spacing w:after="0" w:line="480" w:lineRule="auto"/>
        <w:rPr>
          <w:rFonts w:ascii="Times New Roman" w:hAnsi="Times New Roman" w:cs="Times New Roman"/>
          <w:color w:val="FF0000"/>
          <w:sz w:val="24"/>
          <w:szCs w:val="24"/>
        </w:rPr>
      </w:pPr>
      <w:r w:rsidRPr="00F7301B">
        <w:rPr>
          <w:rFonts w:ascii="Times New Roman" w:hAnsi="Times New Roman" w:cs="Times New Roman"/>
          <w:b/>
          <w:sz w:val="24"/>
          <w:szCs w:val="24"/>
          <w:u w:val="single"/>
        </w:rPr>
        <w:t xml:space="preserve">Figure </w:t>
      </w:r>
      <w:r>
        <w:rPr>
          <w:rFonts w:ascii="Times New Roman" w:hAnsi="Times New Roman" w:cs="Times New Roman"/>
          <w:b/>
          <w:sz w:val="24"/>
          <w:szCs w:val="24"/>
          <w:u w:val="single"/>
        </w:rPr>
        <w:t>S</w:t>
      </w:r>
      <w:r w:rsidRPr="00F7301B">
        <w:rPr>
          <w:rFonts w:ascii="Times New Roman" w:hAnsi="Times New Roman" w:cs="Times New Roman"/>
          <w:b/>
          <w:sz w:val="24"/>
          <w:szCs w:val="24"/>
          <w:u w:val="single"/>
        </w:rPr>
        <w:t xml:space="preserve">1. </w:t>
      </w:r>
      <w:r w:rsidRPr="00F7301B">
        <w:rPr>
          <w:rFonts w:ascii="Times New Roman" w:hAnsi="Times New Roman" w:cs="Times New Roman"/>
          <w:sz w:val="24"/>
          <w:szCs w:val="24"/>
        </w:rPr>
        <w:t xml:space="preserve">Map of study lakes in the Alaska portion of the Yukon River Basin. </w:t>
      </w:r>
      <w:r w:rsidRPr="00F7301B">
        <w:rPr>
          <w:rFonts w:ascii="Times New Roman" w:hAnsi="Times New Roman" w:cs="Times New Roman"/>
          <w:color w:val="FF0000"/>
          <w:sz w:val="24"/>
          <w:szCs w:val="24"/>
        </w:rPr>
        <w:t xml:space="preserve">Update map with watershed boundary, elevation contours with different colors, and redo the NASA </w:t>
      </w:r>
      <w:proofErr w:type="spellStart"/>
      <w:r w:rsidRPr="00F7301B">
        <w:rPr>
          <w:rFonts w:ascii="Times New Roman" w:hAnsi="Times New Roman" w:cs="Times New Roman"/>
          <w:color w:val="FF0000"/>
          <w:sz w:val="24"/>
          <w:szCs w:val="24"/>
        </w:rPr>
        <w:t>ABoVE</w:t>
      </w:r>
      <w:proofErr w:type="spellEnd"/>
      <w:r w:rsidRPr="00F7301B">
        <w:rPr>
          <w:rFonts w:ascii="Times New Roman" w:hAnsi="Times New Roman" w:cs="Times New Roman"/>
          <w:color w:val="FF0000"/>
          <w:sz w:val="24"/>
          <w:szCs w:val="24"/>
        </w:rPr>
        <w:t xml:space="preserve"> map.</w:t>
      </w:r>
    </w:p>
    <w:p w14:paraId="23338D56" w14:textId="1A1E449C" w:rsidR="00715783" w:rsidRDefault="00715783" w:rsidP="00575DEC">
      <w:pPr>
        <w:spacing w:after="0"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Add a B panel with circumpolar topography, soil C content, and runoff to identify arid flat zones similar to much of YRB.</w:t>
      </w:r>
    </w:p>
    <w:p w14:paraId="27FF8349" w14:textId="77777777" w:rsidR="00955155" w:rsidRPr="00F7301B" w:rsidRDefault="00955155" w:rsidP="00575DEC">
      <w:pPr>
        <w:spacing w:after="0" w:line="480" w:lineRule="auto"/>
        <w:rPr>
          <w:rFonts w:ascii="Times New Roman" w:hAnsi="Times New Roman" w:cs="Times New Roman"/>
          <w:b/>
          <w:sz w:val="24"/>
          <w:szCs w:val="24"/>
          <w:u w:val="single"/>
        </w:rPr>
      </w:pPr>
    </w:p>
    <w:p w14:paraId="105C4EC8" w14:textId="77777777" w:rsidR="00955155" w:rsidRPr="00F7301B" w:rsidRDefault="00955155" w:rsidP="00575DEC">
      <w:pPr>
        <w:spacing w:after="0" w:line="480" w:lineRule="auto"/>
        <w:rPr>
          <w:rFonts w:ascii="Times New Roman" w:hAnsi="Times New Roman" w:cs="Times New Roman"/>
          <w:b/>
          <w:sz w:val="24"/>
          <w:szCs w:val="24"/>
          <w:u w:val="single"/>
        </w:rPr>
      </w:pPr>
    </w:p>
    <w:p w14:paraId="4046F82B" w14:textId="77777777" w:rsidR="008E6D0D" w:rsidRPr="00F7301B" w:rsidRDefault="008E6D0D" w:rsidP="008E6D0D">
      <w:pPr>
        <w:spacing w:after="0"/>
        <w:rPr>
          <w:rFonts w:ascii="Times New Roman" w:hAnsi="Times New Roman" w:cs="Times New Roman"/>
          <w:b/>
          <w:sz w:val="24"/>
          <w:szCs w:val="24"/>
          <w:u w:val="single"/>
        </w:rPr>
      </w:pPr>
      <w:r w:rsidRPr="00F7301B">
        <w:rPr>
          <w:rFonts w:ascii="Times New Roman" w:hAnsi="Times New Roman" w:cs="Times New Roman"/>
          <w:b/>
          <w:noProof/>
          <w:sz w:val="24"/>
          <w:szCs w:val="24"/>
        </w:rPr>
        <w:drawing>
          <wp:inline distT="0" distB="0" distL="0" distR="0" wp14:anchorId="7BEC483F" wp14:editId="329C8DA0">
            <wp:extent cx="4943475" cy="253299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3830" cy="2533176"/>
                    </a:xfrm>
                    <a:prstGeom prst="rect">
                      <a:avLst/>
                    </a:prstGeom>
                    <a:noFill/>
                  </pic:spPr>
                </pic:pic>
              </a:graphicData>
            </a:graphic>
          </wp:inline>
        </w:drawing>
      </w:r>
    </w:p>
    <w:p w14:paraId="49B528B8" w14:textId="77777777" w:rsidR="00715783" w:rsidRDefault="00715783">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6416948D" w14:textId="4A5B7081" w:rsidR="00715783" w:rsidRDefault="00715783" w:rsidP="00715783">
      <w:pPr>
        <w:spacing w:after="0" w:line="480" w:lineRule="auto"/>
        <w:rPr>
          <w:rFonts w:ascii="Times New Roman" w:hAnsi="Times New Roman" w:cs="Times New Roman"/>
          <w:color w:val="FF0000"/>
          <w:sz w:val="24"/>
          <w:szCs w:val="24"/>
        </w:rPr>
      </w:pPr>
      <w:r w:rsidRPr="00F7301B">
        <w:rPr>
          <w:rFonts w:ascii="Times New Roman" w:hAnsi="Times New Roman" w:cs="Times New Roman"/>
          <w:b/>
          <w:sz w:val="24"/>
          <w:szCs w:val="24"/>
          <w:u w:val="single"/>
        </w:rPr>
        <w:lastRenderedPageBreak/>
        <w:t xml:space="preserve">Figure </w:t>
      </w:r>
      <w:r>
        <w:rPr>
          <w:rFonts w:ascii="Times New Roman" w:hAnsi="Times New Roman" w:cs="Times New Roman"/>
          <w:b/>
          <w:sz w:val="24"/>
          <w:szCs w:val="24"/>
          <w:u w:val="single"/>
        </w:rPr>
        <w:t>S2</w:t>
      </w:r>
      <w:r w:rsidRPr="00F7301B">
        <w:rPr>
          <w:rFonts w:ascii="Times New Roman" w:hAnsi="Times New Roman" w:cs="Times New Roman"/>
          <w:b/>
          <w:sz w:val="24"/>
          <w:szCs w:val="24"/>
          <w:u w:val="single"/>
        </w:rPr>
        <w:t xml:space="preserve">. </w:t>
      </w:r>
      <w:r>
        <w:rPr>
          <w:rFonts w:ascii="Times New Roman" w:hAnsi="Times New Roman" w:cs="Times New Roman"/>
          <w:color w:val="FF0000"/>
          <w:sz w:val="24"/>
          <w:szCs w:val="24"/>
        </w:rPr>
        <w:t xml:space="preserve">YRB lake area % contribution scaled by elevation.  </w:t>
      </w:r>
    </w:p>
    <w:p w14:paraId="34E9B0B6" w14:textId="77777777" w:rsidR="00273A21" w:rsidRDefault="00273A21" w:rsidP="00715783">
      <w:pPr>
        <w:spacing w:after="0" w:line="480" w:lineRule="auto"/>
        <w:rPr>
          <w:rFonts w:ascii="Times New Roman" w:hAnsi="Times New Roman" w:cs="Times New Roman"/>
          <w:color w:val="FF0000"/>
          <w:sz w:val="24"/>
          <w:szCs w:val="24"/>
        </w:rPr>
      </w:pPr>
    </w:p>
    <w:p w14:paraId="25543F20" w14:textId="77777777" w:rsidR="00273A21" w:rsidRDefault="00273A21" w:rsidP="00273A21">
      <w:pPr>
        <w:spacing w:after="0" w:line="480" w:lineRule="auto"/>
        <w:jc w:val="center"/>
        <w:rPr>
          <w:rFonts w:ascii="Times New Roman" w:hAnsi="Times New Roman" w:cs="Times New Roman"/>
          <w:color w:val="FF0000"/>
          <w:sz w:val="24"/>
          <w:szCs w:val="24"/>
        </w:rPr>
      </w:pPr>
    </w:p>
    <w:p w14:paraId="0BE97EF2" w14:textId="6F7E6739" w:rsidR="00273A21" w:rsidRDefault="00273A21" w:rsidP="00273A21">
      <w:pPr>
        <w:spacing w:after="0" w:line="480" w:lineRule="auto"/>
        <w:jc w:val="center"/>
        <w:rPr>
          <w:rFonts w:ascii="Times New Roman" w:hAnsi="Times New Roman" w:cs="Times New Roman"/>
          <w:color w:val="FF0000"/>
          <w:sz w:val="24"/>
          <w:szCs w:val="24"/>
        </w:rPr>
      </w:pPr>
      <w:r w:rsidRPr="00273A21">
        <w:rPr>
          <w:noProof/>
        </w:rPr>
        <w:drawing>
          <wp:inline distT="0" distB="0" distL="0" distR="0" wp14:anchorId="1ACDC187" wp14:editId="2C9BC918">
            <wp:extent cx="3153410" cy="3013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3410" cy="3013075"/>
                    </a:xfrm>
                    <a:prstGeom prst="rect">
                      <a:avLst/>
                    </a:prstGeom>
                    <a:noFill/>
                    <a:ln>
                      <a:noFill/>
                    </a:ln>
                  </pic:spPr>
                </pic:pic>
              </a:graphicData>
            </a:graphic>
          </wp:inline>
        </w:drawing>
      </w:r>
    </w:p>
    <w:p w14:paraId="7DAB5538" w14:textId="3184AB87" w:rsidR="00C809B0" w:rsidRDefault="00952421">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30F1501D" w14:textId="1A733ED8" w:rsidR="004B059B" w:rsidRDefault="00C809B0" w:rsidP="004B059B">
      <w:pPr>
        <w:spacing w:line="480" w:lineRule="auto"/>
        <w:rPr>
          <w:rFonts w:ascii="Times New Roman" w:hAnsi="Times New Roman" w:cs="Times New Roman"/>
          <w:sz w:val="24"/>
          <w:szCs w:val="24"/>
        </w:rPr>
      </w:pPr>
      <w:r w:rsidRPr="0051061E">
        <w:rPr>
          <w:rFonts w:ascii="Times New Roman" w:hAnsi="Times New Roman" w:cs="Times New Roman"/>
          <w:b/>
          <w:sz w:val="24"/>
          <w:szCs w:val="24"/>
        </w:rPr>
        <w:lastRenderedPageBreak/>
        <w:t>Figure S</w:t>
      </w:r>
      <w:r w:rsidR="00715783">
        <w:rPr>
          <w:rFonts w:ascii="Times New Roman" w:hAnsi="Times New Roman" w:cs="Times New Roman"/>
          <w:b/>
          <w:sz w:val="24"/>
          <w:szCs w:val="24"/>
        </w:rPr>
        <w:t>3</w:t>
      </w:r>
      <w:r w:rsidRPr="0051061E">
        <w:rPr>
          <w:rFonts w:ascii="Times New Roman" w:hAnsi="Times New Roman" w:cs="Times New Roman"/>
          <w:b/>
          <w:sz w:val="24"/>
          <w:szCs w:val="24"/>
        </w:rPr>
        <w:t>.</w:t>
      </w:r>
      <w:r>
        <w:rPr>
          <w:rFonts w:ascii="Times New Roman" w:hAnsi="Times New Roman" w:cs="Times New Roman"/>
          <w:color w:val="FF0000"/>
          <w:sz w:val="24"/>
          <w:szCs w:val="24"/>
        </w:rPr>
        <w:t xml:space="preserve">  </w:t>
      </w:r>
      <w:proofErr w:type="spellStart"/>
      <w:r w:rsidR="0051061E" w:rsidRPr="0051061E">
        <w:rPr>
          <w:rFonts w:ascii="Times New Roman" w:hAnsi="Times New Roman" w:cs="Times New Roman"/>
          <w:b/>
          <w:sz w:val="24"/>
          <w:szCs w:val="24"/>
        </w:rPr>
        <w:t>a</w:t>
      </w:r>
      <w:proofErr w:type="spellEnd"/>
      <w:r w:rsidR="0051061E">
        <w:rPr>
          <w:rFonts w:ascii="Times New Roman" w:hAnsi="Times New Roman" w:cs="Times New Roman"/>
          <w:sz w:val="24"/>
          <w:szCs w:val="24"/>
        </w:rPr>
        <w:t xml:space="preserve">) </w:t>
      </w:r>
      <w:r>
        <w:rPr>
          <w:rFonts w:ascii="Times New Roman" w:hAnsi="Times New Roman" w:cs="Times New Roman"/>
          <w:sz w:val="24"/>
          <w:szCs w:val="24"/>
        </w:rPr>
        <w:t xml:space="preserve">Hourly estimates of surface layer </w:t>
      </w:r>
      <w:r w:rsidR="00C91108">
        <w:rPr>
          <w:rFonts w:ascii="Times New Roman" w:hAnsi="Times New Roman" w:cs="Times New Roman"/>
          <w:sz w:val="24"/>
          <w:szCs w:val="24"/>
        </w:rPr>
        <w:t>dissolved oxygen (</w:t>
      </w:r>
      <w:r>
        <w:rPr>
          <w:rFonts w:ascii="Times New Roman" w:hAnsi="Times New Roman" w:cs="Times New Roman"/>
          <w:sz w:val="24"/>
          <w:szCs w:val="24"/>
        </w:rPr>
        <w:t>DO</w:t>
      </w:r>
      <w:r w:rsidR="00C91108">
        <w:rPr>
          <w:rFonts w:ascii="Times New Roman" w:hAnsi="Times New Roman" w:cs="Times New Roman"/>
          <w:sz w:val="24"/>
          <w:szCs w:val="24"/>
        </w:rPr>
        <w:t>)</w:t>
      </w:r>
      <w:r>
        <w:rPr>
          <w:rFonts w:ascii="Times New Roman" w:hAnsi="Times New Roman" w:cs="Times New Roman"/>
          <w:sz w:val="24"/>
          <w:szCs w:val="24"/>
        </w:rPr>
        <w:t xml:space="preserve"> saturation (left Y axis) were recorded in 2016 in two study lakes, shown as 4-day moving averages </w:t>
      </w:r>
      <w:r w:rsidR="00C91108">
        <w:rPr>
          <w:rFonts w:ascii="Times New Roman" w:hAnsi="Times New Roman" w:cs="Times New Roman"/>
          <w:sz w:val="24"/>
          <w:szCs w:val="24"/>
        </w:rPr>
        <w:t>(</w:t>
      </w:r>
      <w:r>
        <w:rPr>
          <w:rFonts w:ascii="Times New Roman" w:hAnsi="Times New Roman" w:cs="Times New Roman"/>
          <w:sz w:val="24"/>
          <w:szCs w:val="24"/>
        </w:rPr>
        <w:t xml:space="preserve">black line: Canvasback lake; dashed red line: Boot lake), and are compared to point estimates of </w:t>
      </w:r>
      <w:proofErr w:type="gramStart"/>
      <w:r>
        <w:rPr>
          <w:rFonts w:ascii="Times New Roman" w:hAnsi="Times New Roman" w:cs="Times New Roman"/>
          <w:sz w:val="24"/>
          <w:szCs w:val="24"/>
        </w:rPr>
        <w:t>GPP:R</w:t>
      </w:r>
      <w:proofErr w:type="gramEnd"/>
      <w:r w:rsidR="00C91108">
        <w:rPr>
          <w:rFonts w:ascii="Times New Roman" w:hAnsi="Times New Roman" w:cs="Times New Roman"/>
          <w:sz w:val="24"/>
          <w:szCs w:val="24"/>
        </w:rPr>
        <w:t xml:space="preserve"> derived from spring and fall sampling, as described in the methods</w:t>
      </w:r>
      <w:r>
        <w:rPr>
          <w:rFonts w:ascii="Times New Roman" w:hAnsi="Times New Roman" w:cs="Times New Roman"/>
          <w:sz w:val="24"/>
          <w:szCs w:val="24"/>
        </w:rPr>
        <w:t xml:space="preserve"> (right Y axis; circles: Canvasback Lake; triangles: Boot Lake). </w:t>
      </w:r>
      <w:r w:rsidR="00E07C81">
        <w:rPr>
          <w:rFonts w:ascii="Times New Roman" w:hAnsi="Times New Roman" w:cs="Times New Roman"/>
          <w:sz w:val="24"/>
          <w:szCs w:val="24"/>
        </w:rPr>
        <w:t xml:space="preserve"> Both techniques captured extreme spring auto-, and fall heterotrophy in Canvasback Lake (our shallow, productive, DOC-rich lowland site), and the finer-scale metabolic shifts in Boot Lake (deeper, nutrient and DOC-poor, upland site; see mapped lake locations in Figure S1 and </w:t>
      </w:r>
      <w:proofErr w:type="spellStart"/>
      <w:r w:rsidR="00E07C81">
        <w:rPr>
          <w:rFonts w:ascii="Times New Roman" w:hAnsi="Times New Roman" w:cs="Times New Roman"/>
          <w:sz w:val="24"/>
          <w:szCs w:val="24"/>
        </w:rPr>
        <w:t>limnological</w:t>
      </w:r>
      <w:proofErr w:type="spellEnd"/>
      <w:r w:rsidR="00E07C81">
        <w:rPr>
          <w:rFonts w:ascii="Times New Roman" w:hAnsi="Times New Roman" w:cs="Times New Roman"/>
          <w:sz w:val="24"/>
          <w:szCs w:val="24"/>
        </w:rPr>
        <w:t xml:space="preserve"> features in Table S</w:t>
      </w:r>
      <w:r w:rsidR="00E07C81" w:rsidRPr="0071524D">
        <w:rPr>
          <w:rFonts w:ascii="Times New Roman" w:hAnsi="Times New Roman" w:cs="Times New Roman"/>
          <w:color w:val="FF0000"/>
          <w:sz w:val="24"/>
          <w:szCs w:val="24"/>
        </w:rPr>
        <w:t>X</w:t>
      </w:r>
      <w:r w:rsidR="00E07C81">
        <w:rPr>
          <w:rFonts w:ascii="Times New Roman" w:hAnsi="Times New Roman" w:cs="Times New Roman"/>
          <w:sz w:val="24"/>
          <w:szCs w:val="24"/>
        </w:rPr>
        <w:t xml:space="preserve">).  </w:t>
      </w:r>
      <w:r>
        <w:rPr>
          <w:rFonts w:ascii="Times New Roman" w:hAnsi="Times New Roman" w:cs="Times New Roman"/>
          <w:sz w:val="24"/>
          <w:szCs w:val="24"/>
        </w:rPr>
        <w:t xml:space="preserve"> </w:t>
      </w:r>
      <w:r w:rsidR="004B059B" w:rsidRPr="004B059B">
        <w:rPr>
          <w:rFonts w:ascii="Times New Roman" w:hAnsi="Times New Roman" w:cs="Times New Roman"/>
          <w:b/>
          <w:sz w:val="24"/>
          <w:szCs w:val="24"/>
        </w:rPr>
        <w:t>b</w:t>
      </w:r>
      <w:r w:rsidR="004B059B">
        <w:rPr>
          <w:rFonts w:ascii="Times New Roman" w:hAnsi="Times New Roman" w:cs="Times New Roman"/>
          <w:sz w:val="24"/>
          <w:szCs w:val="24"/>
        </w:rPr>
        <w:t xml:space="preserve">)  Mass balance estimates of </w:t>
      </w:r>
      <w:proofErr w:type="gramStart"/>
      <w:r w:rsidR="004B059B">
        <w:rPr>
          <w:rFonts w:ascii="Times New Roman" w:hAnsi="Times New Roman" w:cs="Times New Roman"/>
          <w:sz w:val="24"/>
          <w:szCs w:val="24"/>
        </w:rPr>
        <w:t>GPP:R</w:t>
      </w:r>
      <w:proofErr w:type="gramEnd"/>
      <w:r w:rsidR="004B059B">
        <w:rPr>
          <w:rFonts w:ascii="Times New Roman" w:hAnsi="Times New Roman" w:cs="Times New Roman"/>
          <w:sz w:val="24"/>
          <w:szCs w:val="24"/>
        </w:rPr>
        <w:t xml:space="preserve"> for </w:t>
      </w:r>
      <w:r w:rsidR="0062252F">
        <w:rPr>
          <w:rFonts w:ascii="Times New Roman" w:hAnsi="Times New Roman" w:cs="Times New Roman"/>
          <w:sz w:val="24"/>
          <w:szCs w:val="24"/>
        </w:rPr>
        <w:t xml:space="preserve">all </w:t>
      </w:r>
      <w:r w:rsidR="004B059B">
        <w:rPr>
          <w:rFonts w:ascii="Times New Roman" w:hAnsi="Times New Roman" w:cs="Times New Roman"/>
          <w:sz w:val="24"/>
          <w:szCs w:val="24"/>
        </w:rPr>
        <w:t>lakes among seasons.  Grey circles are extreme outliers (</w:t>
      </w:r>
      <w:proofErr w:type="gramStart"/>
      <w:r w:rsidR="00562294">
        <w:rPr>
          <w:rFonts w:ascii="Times New Roman" w:hAnsi="Times New Roman" w:cs="Times New Roman"/>
          <w:sz w:val="24"/>
          <w:szCs w:val="24"/>
        </w:rPr>
        <w:t>GPP:R</w:t>
      </w:r>
      <w:proofErr w:type="gramEnd"/>
      <w:r w:rsidR="00562294">
        <w:rPr>
          <w:rFonts w:ascii="Times New Roman" w:hAnsi="Times New Roman" w:cs="Times New Roman"/>
          <w:sz w:val="24"/>
          <w:szCs w:val="24"/>
        </w:rPr>
        <w:t xml:space="preserve"> =</w:t>
      </w:r>
      <w:r w:rsidR="004B059B" w:rsidRPr="00667291">
        <w:rPr>
          <w:rFonts w:ascii="Times New Roman" w:hAnsi="Times New Roman" w:cs="Times New Roman"/>
          <w:color w:val="FF0000"/>
          <w:sz w:val="24"/>
          <w:szCs w:val="24"/>
        </w:rPr>
        <w:t xml:space="preserve"> X</w:t>
      </w:r>
      <w:r w:rsidR="00562294">
        <w:rPr>
          <w:rFonts w:ascii="Times New Roman" w:hAnsi="Times New Roman" w:cs="Times New Roman"/>
          <w:sz w:val="24"/>
          <w:szCs w:val="24"/>
        </w:rPr>
        <w:t xml:space="preserve"> and </w:t>
      </w:r>
      <w:r w:rsidR="004B059B" w:rsidRPr="00667291">
        <w:rPr>
          <w:rFonts w:ascii="Times New Roman" w:hAnsi="Times New Roman" w:cs="Times New Roman"/>
          <w:color w:val="FF0000"/>
          <w:sz w:val="24"/>
          <w:szCs w:val="24"/>
        </w:rPr>
        <w:t>Y</w:t>
      </w:r>
      <w:r w:rsidR="004B059B">
        <w:rPr>
          <w:rFonts w:ascii="Times New Roman" w:hAnsi="Times New Roman" w:cs="Times New Roman"/>
          <w:sz w:val="24"/>
          <w:szCs w:val="24"/>
        </w:rPr>
        <w:t xml:space="preserve">). </w:t>
      </w:r>
      <w:r w:rsidR="0062252F">
        <w:rPr>
          <w:rFonts w:ascii="Times New Roman" w:hAnsi="Times New Roman" w:cs="Times New Roman"/>
          <w:sz w:val="24"/>
          <w:szCs w:val="24"/>
        </w:rPr>
        <w:t xml:space="preserve"> </w:t>
      </w:r>
      <w:r w:rsidR="0062252F" w:rsidRPr="0062252F">
        <w:rPr>
          <w:rFonts w:ascii="Times New Roman" w:hAnsi="Times New Roman" w:cs="Times New Roman"/>
          <w:color w:val="FF0000"/>
          <w:sz w:val="24"/>
          <w:szCs w:val="24"/>
        </w:rPr>
        <w:t>Add n = to each box in b</w:t>
      </w:r>
    </w:p>
    <w:p w14:paraId="349B2B4C" w14:textId="77777777" w:rsidR="00952421" w:rsidRDefault="00952421">
      <w:pPr>
        <w:rPr>
          <w:rFonts w:ascii="Times New Roman" w:hAnsi="Times New Roman" w:cs="Times New Roman"/>
          <w:color w:val="FF0000"/>
          <w:sz w:val="24"/>
          <w:szCs w:val="24"/>
        </w:rPr>
      </w:pPr>
    </w:p>
    <w:p w14:paraId="3FD8D661" w14:textId="77777777" w:rsidR="00C809B0" w:rsidRDefault="00C809B0">
      <w:pPr>
        <w:rPr>
          <w:rFonts w:ascii="Times New Roman" w:hAnsi="Times New Roman" w:cs="Times New Roman"/>
          <w:color w:val="FF0000"/>
          <w:sz w:val="24"/>
          <w:szCs w:val="24"/>
        </w:rPr>
      </w:pPr>
    </w:p>
    <w:p w14:paraId="7CA523EC" w14:textId="77777777" w:rsidR="00C809B0" w:rsidRDefault="007D69E4" w:rsidP="00C30F3C">
      <w:pPr>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3AF20CF7" wp14:editId="72E83166">
            <wp:extent cx="5143500" cy="25190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32" cy="2519028"/>
                    </a:xfrm>
                    <a:prstGeom prst="rect">
                      <a:avLst/>
                    </a:prstGeom>
                    <a:noFill/>
                    <a:ln>
                      <a:noFill/>
                    </a:ln>
                  </pic:spPr>
                </pic:pic>
              </a:graphicData>
            </a:graphic>
          </wp:inline>
        </w:drawing>
      </w:r>
    </w:p>
    <w:p w14:paraId="66600905" w14:textId="77777777" w:rsidR="008E6D0D" w:rsidRDefault="008E6D0D" w:rsidP="008E6D0D">
      <w:pPr>
        <w:spacing w:after="0"/>
        <w:rPr>
          <w:rFonts w:ascii="Times New Roman" w:hAnsi="Times New Roman" w:cs="Times New Roman"/>
          <w:color w:val="FF0000"/>
          <w:sz w:val="24"/>
          <w:szCs w:val="24"/>
        </w:rPr>
      </w:pPr>
    </w:p>
    <w:p w14:paraId="0D47016D" w14:textId="77777777" w:rsidR="00952421" w:rsidRDefault="00952421" w:rsidP="008E6D0D">
      <w:pPr>
        <w:spacing w:after="0"/>
        <w:rPr>
          <w:rFonts w:ascii="Times New Roman" w:hAnsi="Times New Roman" w:cs="Times New Roman"/>
          <w:color w:val="FF0000"/>
          <w:sz w:val="24"/>
          <w:szCs w:val="24"/>
        </w:rPr>
      </w:pPr>
    </w:p>
    <w:p w14:paraId="780E68B1" w14:textId="77777777" w:rsidR="00952421" w:rsidRDefault="00952421" w:rsidP="008E6D0D">
      <w:pPr>
        <w:spacing w:after="0"/>
        <w:rPr>
          <w:rFonts w:ascii="Times New Roman" w:hAnsi="Times New Roman" w:cs="Times New Roman"/>
          <w:color w:val="FF0000"/>
          <w:sz w:val="24"/>
          <w:szCs w:val="24"/>
        </w:rPr>
      </w:pPr>
    </w:p>
    <w:p w14:paraId="5BD3540C" w14:textId="77777777" w:rsidR="00952421" w:rsidRDefault="00952421" w:rsidP="00952421">
      <w:pPr>
        <w:rPr>
          <w:rFonts w:ascii="Times New Roman" w:hAnsi="Times New Roman" w:cs="Times New Roman"/>
          <w:sz w:val="24"/>
          <w:szCs w:val="24"/>
        </w:rPr>
      </w:pPr>
    </w:p>
    <w:p w14:paraId="554C330A" w14:textId="77777777" w:rsidR="00952421" w:rsidRDefault="00952421">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6C587D5A" w14:textId="77777777" w:rsidR="0088254D" w:rsidRDefault="00A17610">
      <w:pPr>
        <w:rPr>
          <w:rFonts w:ascii="Times New Roman" w:hAnsi="Times New Roman" w:cs="Times New Roman"/>
          <w:b/>
          <w:noProof/>
          <w:color w:val="FF0000"/>
          <w:sz w:val="24"/>
          <w:szCs w:val="24"/>
        </w:rPr>
      </w:pPr>
      <w:r>
        <w:rPr>
          <w:rFonts w:ascii="Times New Roman" w:hAnsi="Times New Roman" w:cs="Times New Roman"/>
          <w:b/>
          <w:noProof/>
          <w:sz w:val="24"/>
          <w:szCs w:val="24"/>
          <w:u w:val="single"/>
        </w:rPr>
        <w:lastRenderedPageBreak/>
        <w:t>Figure S</w:t>
      </w:r>
      <w:r w:rsidR="00715783">
        <w:rPr>
          <w:rFonts w:ascii="Times New Roman" w:hAnsi="Times New Roman" w:cs="Times New Roman"/>
          <w:b/>
          <w:noProof/>
          <w:sz w:val="24"/>
          <w:szCs w:val="24"/>
          <w:u w:val="single"/>
        </w:rPr>
        <w:t>4</w:t>
      </w:r>
      <w:r>
        <w:rPr>
          <w:rFonts w:ascii="Times New Roman" w:hAnsi="Times New Roman" w:cs="Times New Roman"/>
          <w:b/>
          <w:noProof/>
          <w:sz w:val="24"/>
          <w:szCs w:val="24"/>
          <w:u w:val="single"/>
        </w:rPr>
        <w:t xml:space="preserve">. </w:t>
      </w:r>
      <w:r w:rsidRPr="00A17610">
        <w:rPr>
          <w:rFonts w:ascii="Times New Roman" w:hAnsi="Times New Roman" w:cs="Times New Roman"/>
          <w:b/>
          <w:noProof/>
          <w:color w:val="FF0000"/>
          <w:sz w:val="24"/>
          <w:szCs w:val="24"/>
        </w:rPr>
        <w:t xml:space="preserve"> Remote Sensing Figures</w:t>
      </w:r>
      <w:r w:rsidR="00715783">
        <w:rPr>
          <w:rFonts w:ascii="Times New Roman" w:hAnsi="Times New Roman" w:cs="Times New Roman"/>
          <w:b/>
          <w:noProof/>
          <w:color w:val="FF0000"/>
          <w:sz w:val="24"/>
          <w:szCs w:val="24"/>
        </w:rPr>
        <w:t xml:space="preserve">  -&gt; A) compute synchrony of seasonal ratio patterns in the 20 lakes.  B) </w:t>
      </w:r>
    </w:p>
    <w:p w14:paraId="29039832" w14:textId="77777777" w:rsidR="0088254D" w:rsidRDefault="0088254D">
      <w:pPr>
        <w:rPr>
          <w:rFonts w:ascii="Times New Roman" w:hAnsi="Times New Roman" w:cs="Times New Roman"/>
          <w:b/>
          <w:noProof/>
          <w:color w:val="FF0000"/>
          <w:sz w:val="24"/>
          <w:szCs w:val="24"/>
        </w:rPr>
      </w:pPr>
    </w:p>
    <w:p w14:paraId="73956F1E" w14:textId="737E984E" w:rsidR="0088254D" w:rsidRDefault="0088254D">
      <w:pPr>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Panel A will be the timeseries for our lakes for 2016, cleaned up and with synchrony values calculated</w:t>
      </w:r>
    </w:p>
    <w:p w14:paraId="13BEA061" w14:textId="77777777" w:rsidR="0088254D" w:rsidRPr="0088254D" w:rsidRDefault="0088254D" w:rsidP="0088254D">
      <w:pPr>
        <w:spacing w:after="0" w:line="240" w:lineRule="auto"/>
        <w:rPr>
          <w:rFonts w:ascii="Times" w:eastAsia="Times New Roman" w:hAnsi="Times" w:cs="Times New Roman"/>
          <w:sz w:val="20"/>
          <w:szCs w:val="20"/>
        </w:rPr>
      </w:pPr>
    </w:p>
    <w:p w14:paraId="4AB0540A" w14:textId="77777777" w:rsidR="0088254D" w:rsidRDefault="0088254D">
      <w:pPr>
        <w:rPr>
          <w:rFonts w:ascii="Times New Roman" w:hAnsi="Times New Roman" w:cs="Times New Roman"/>
          <w:b/>
          <w:noProof/>
          <w:sz w:val="24"/>
          <w:szCs w:val="24"/>
          <w:u w:val="single"/>
        </w:rPr>
      </w:pPr>
      <w:r>
        <w:rPr>
          <w:rFonts w:ascii="Times New Roman" w:hAnsi="Times New Roman" w:cs="Times New Roman"/>
          <w:b/>
          <w:noProof/>
          <w:sz w:val="24"/>
          <w:szCs w:val="24"/>
          <w:u w:val="single"/>
        </w:rPr>
        <w:drawing>
          <wp:inline distT="0" distB="0" distL="0" distR="0" wp14:anchorId="52B93DC7" wp14:editId="532931C2">
            <wp:extent cx="5943600" cy="2869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17 at 10.21.06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78A732C3" w14:textId="77777777" w:rsidR="0088254D" w:rsidRDefault="0088254D">
      <w:pPr>
        <w:rPr>
          <w:rFonts w:ascii="Times New Roman" w:hAnsi="Times New Roman" w:cs="Times New Roman"/>
          <w:b/>
          <w:noProof/>
          <w:sz w:val="24"/>
          <w:szCs w:val="24"/>
          <w:u w:val="single"/>
        </w:rPr>
      </w:pPr>
    </w:p>
    <w:p w14:paraId="25A5B1C4" w14:textId="2CEF47E8" w:rsidR="0088254D" w:rsidRDefault="0088254D" w:rsidP="0088254D">
      <w:pPr>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 xml:space="preserve">Panel B will be </w:t>
      </w:r>
      <w:r w:rsidR="00404379">
        <w:rPr>
          <w:rFonts w:ascii="Times New Roman" w:hAnsi="Times New Roman" w:cs="Times New Roman"/>
          <w:b/>
          <w:noProof/>
          <w:color w:val="FF0000"/>
          <w:sz w:val="24"/>
          <w:szCs w:val="24"/>
        </w:rPr>
        <w:t>a histogram of mid-summer blue:green for our lakes overlaid on the basin-wide histogram for a randomly selected subset of 10,000 lakes.  THE POINT: To show that most lakes in the YRB turn into jungles in the summer and we didn’t cherry pick.</w:t>
      </w:r>
    </w:p>
    <w:p w14:paraId="674EE8F0" w14:textId="6994D634" w:rsidR="00A17610" w:rsidRDefault="00A17610">
      <w:pPr>
        <w:rPr>
          <w:rFonts w:ascii="Times New Roman" w:hAnsi="Times New Roman" w:cs="Times New Roman"/>
          <w:b/>
          <w:noProof/>
          <w:sz w:val="24"/>
          <w:szCs w:val="24"/>
          <w:u w:val="single"/>
        </w:rPr>
      </w:pPr>
      <w:r>
        <w:rPr>
          <w:rFonts w:ascii="Times New Roman" w:hAnsi="Times New Roman" w:cs="Times New Roman"/>
          <w:b/>
          <w:noProof/>
          <w:sz w:val="24"/>
          <w:szCs w:val="24"/>
          <w:u w:val="single"/>
        </w:rPr>
        <w:br w:type="page"/>
      </w:r>
    </w:p>
    <w:p w14:paraId="594B2504" w14:textId="2A16BF7C" w:rsidR="00A17610" w:rsidRPr="00F7301B" w:rsidRDefault="00A17610" w:rsidP="00A17610">
      <w:pPr>
        <w:rPr>
          <w:rFonts w:ascii="Times New Roman" w:hAnsi="Times New Roman" w:cs="Times New Roman"/>
          <w:noProof/>
          <w:sz w:val="24"/>
          <w:szCs w:val="24"/>
        </w:rPr>
      </w:pPr>
      <w:r>
        <w:rPr>
          <w:rFonts w:ascii="Times New Roman" w:hAnsi="Times New Roman" w:cs="Times New Roman"/>
          <w:b/>
          <w:noProof/>
          <w:sz w:val="24"/>
          <w:szCs w:val="24"/>
          <w:u w:val="single"/>
        </w:rPr>
        <w:lastRenderedPageBreak/>
        <w:t>Figure S</w:t>
      </w:r>
      <w:r w:rsidR="0017326E">
        <w:rPr>
          <w:rFonts w:ascii="Times New Roman" w:hAnsi="Times New Roman" w:cs="Times New Roman"/>
          <w:b/>
          <w:noProof/>
          <w:sz w:val="24"/>
          <w:szCs w:val="24"/>
          <w:u w:val="single"/>
        </w:rPr>
        <w:t>5</w:t>
      </w:r>
      <w:r w:rsidRPr="00F7301B">
        <w:rPr>
          <w:rFonts w:ascii="Times New Roman" w:hAnsi="Times New Roman" w:cs="Times New Roman"/>
          <w:b/>
          <w:noProof/>
          <w:sz w:val="24"/>
          <w:szCs w:val="24"/>
          <w:u w:val="single"/>
        </w:rPr>
        <w:t>.</w:t>
      </w:r>
      <w:r w:rsidRPr="00F7301B">
        <w:rPr>
          <w:rFonts w:ascii="Times New Roman" w:hAnsi="Times New Roman" w:cs="Times New Roman"/>
          <w:noProof/>
          <w:sz w:val="24"/>
          <w:szCs w:val="24"/>
        </w:rPr>
        <w:t xml:space="preserve">  Isotopic composition of dissolved organic carbon (DOC) in a subset of the study lakes.  </w:t>
      </w:r>
    </w:p>
    <w:p w14:paraId="32D7DE86" w14:textId="77777777" w:rsidR="00952421" w:rsidRPr="00F7301B" w:rsidRDefault="00952421" w:rsidP="00952421">
      <w:pPr>
        <w:rPr>
          <w:rFonts w:ascii="Times New Roman" w:hAnsi="Times New Roman" w:cs="Times New Roman"/>
          <w:sz w:val="24"/>
          <w:szCs w:val="24"/>
        </w:rPr>
      </w:pPr>
    </w:p>
    <w:p w14:paraId="1E808CE1" w14:textId="77777777" w:rsidR="00952421" w:rsidRPr="00F7301B" w:rsidRDefault="00952421" w:rsidP="008E6D0D">
      <w:pPr>
        <w:spacing w:after="0"/>
        <w:rPr>
          <w:rFonts w:ascii="Times New Roman" w:hAnsi="Times New Roman" w:cs="Times New Roman"/>
          <w:color w:val="FF0000"/>
          <w:sz w:val="24"/>
          <w:szCs w:val="24"/>
        </w:rPr>
      </w:pPr>
    </w:p>
    <w:p w14:paraId="44A9512E" w14:textId="77777777" w:rsidR="00D7772D" w:rsidRPr="00F7301B" w:rsidRDefault="00D7772D" w:rsidP="00D132E2">
      <w:pPr>
        <w:spacing w:after="0"/>
        <w:jc w:val="center"/>
        <w:rPr>
          <w:rFonts w:ascii="Times New Roman" w:hAnsi="Times New Roman" w:cs="Times New Roman"/>
          <w:b/>
          <w:sz w:val="24"/>
          <w:szCs w:val="24"/>
          <w:u w:val="single"/>
        </w:rPr>
      </w:pPr>
    </w:p>
    <w:p w14:paraId="2E9C2974" w14:textId="77777777" w:rsidR="00D151D1" w:rsidRPr="00F7301B" w:rsidRDefault="00D151D1" w:rsidP="00D132E2">
      <w:pPr>
        <w:spacing w:after="0"/>
        <w:jc w:val="center"/>
        <w:rPr>
          <w:rFonts w:ascii="Times New Roman" w:hAnsi="Times New Roman" w:cs="Times New Roman"/>
          <w:b/>
          <w:sz w:val="24"/>
          <w:szCs w:val="24"/>
          <w:u w:val="single"/>
        </w:rPr>
      </w:pPr>
    </w:p>
    <w:p w14:paraId="37EF1584" w14:textId="77777777" w:rsidR="00F7301B" w:rsidRPr="00F7301B" w:rsidRDefault="00F7301B" w:rsidP="00F7301B">
      <w:pPr>
        <w:spacing w:after="0"/>
        <w:jc w:val="center"/>
        <w:rPr>
          <w:rFonts w:ascii="Times New Roman" w:hAnsi="Times New Roman" w:cs="Times New Roman"/>
          <w:noProof/>
          <w:sz w:val="24"/>
          <w:szCs w:val="24"/>
        </w:rPr>
      </w:pPr>
      <w:r w:rsidRPr="00F7301B">
        <w:rPr>
          <w:rFonts w:ascii="Times New Roman" w:hAnsi="Times New Roman" w:cs="Times New Roman"/>
          <w:noProof/>
          <w:sz w:val="24"/>
          <w:szCs w:val="24"/>
        </w:rPr>
        <w:drawing>
          <wp:inline distT="0" distB="0" distL="0" distR="0" wp14:anchorId="50BC15CF" wp14:editId="5A9D747F">
            <wp:extent cx="3121660" cy="2755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1660" cy="2755900"/>
                    </a:xfrm>
                    <a:prstGeom prst="rect">
                      <a:avLst/>
                    </a:prstGeom>
                    <a:noFill/>
                  </pic:spPr>
                </pic:pic>
              </a:graphicData>
            </a:graphic>
          </wp:inline>
        </w:drawing>
      </w:r>
    </w:p>
    <w:p w14:paraId="6A1942A4" w14:textId="77777777" w:rsidR="00F7301B" w:rsidRPr="00F7301B" w:rsidRDefault="00F7301B" w:rsidP="00F7301B">
      <w:pPr>
        <w:spacing w:after="0"/>
        <w:jc w:val="center"/>
        <w:rPr>
          <w:rFonts w:ascii="Times New Roman" w:hAnsi="Times New Roman" w:cs="Times New Roman"/>
          <w:noProof/>
          <w:sz w:val="24"/>
          <w:szCs w:val="24"/>
        </w:rPr>
      </w:pPr>
    </w:p>
    <w:p w14:paraId="661E77AD" w14:textId="77777777" w:rsidR="00D151D1" w:rsidRPr="00F7301B" w:rsidRDefault="00D151D1" w:rsidP="00D132E2">
      <w:pPr>
        <w:spacing w:after="0"/>
        <w:jc w:val="center"/>
        <w:rPr>
          <w:rFonts w:ascii="Times New Roman" w:hAnsi="Times New Roman" w:cs="Times New Roman"/>
          <w:b/>
          <w:sz w:val="24"/>
          <w:szCs w:val="24"/>
          <w:u w:val="single"/>
        </w:rPr>
      </w:pPr>
    </w:p>
    <w:p w14:paraId="39E2097B" w14:textId="77777777" w:rsidR="00D151D1" w:rsidRPr="00F7301B" w:rsidRDefault="00D151D1" w:rsidP="00D132E2">
      <w:pPr>
        <w:spacing w:after="0"/>
        <w:jc w:val="center"/>
        <w:rPr>
          <w:rFonts w:ascii="Times New Roman" w:hAnsi="Times New Roman" w:cs="Times New Roman"/>
          <w:b/>
          <w:sz w:val="24"/>
          <w:szCs w:val="24"/>
          <w:u w:val="single"/>
        </w:rPr>
      </w:pPr>
    </w:p>
    <w:p w14:paraId="3A01576B" w14:textId="77777777" w:rsidR="0017326E" w:rsidRDefault="0017326E">
      <w:pPr>
        <w:rPr>
          <w:rFonts w:ascii="Times New Roman" w:hAnsi="Times New Roman" w:cs="Times New Roman"/>
          <w:b/>
          <w:noProof/>
          <w:sz w:val="24"/>
          <w:szCs w:val="24"/>
          <w:u w:val="single"/>
        </w:rPr>
      </w:pPr>
      <w:r>
        <w:rPr>
          <w:rFonts w:ascii="Times New Roman" w:hAnsi="Times New Roman" w:cs="Times New Roman"/>
          <w:b/>
          <w:noProof/>
          <w:sz w:val="24"/>
          <w:szCs w:val="24"/>
          <w:u w:val="single"/>
        </w:rPr>
        <w:br w:type="page"/>
      </w:r>
    </w:p>
    <w:p w14:paraId="794EBEE0" w14:textId="07300810" w:rsidR="00812C2C" w:rsidRDefault="0017326E" w:rsidP="0017326E">
      <w:pPr>
        <w:rPr>
          <w:rFonts w:ascii="Times New Roman" w:hAnsi="Times New Roman" w:cs="Times New Roman"/>
          <w:noProof/>
          <w:sz w:val="24"/>
          <w:szCs w:val="24"/>
        </w:rPr>
      </w:pPr>
      <w:r>
        <w:rPr>
          <w:rFonts w:ascii="Times New Roman" w:hAnsi="Times New Roman" w:cs="Times New Roman"/>
          <w:b/>
          <w:noProof/>
          <w:sz w:val="24"/>
          <w:szCs w:val="24"/>
          <w:u w:val="single"/>
        </w:rPr>
        <w:lastRenderedPageBreak/>
        <w:t>Figure S6</w:t>
      </w:r>
      <w:r w:rsidRPr="00F7301B">
        <w:rPr>
          <w:rFonts w:ascii="Times New Roman" w:hAnsi="Times New Roman" w:cs="Times New Roman"/>
          <w:b/>
          <w:noProof/>
          <w:sz w:val="24"/>
          <w:szCs w:val="24"/>
          <w:u w:val="single"/>
        </w:rPr>
        <w:t>.</w:t>
      </w:r>
      <w:r w:rsidRPr="00F7301B">
        <w:rPr>
          <w:rFonts w:ascii="Times New Roman" w:hAnsi="Times New Roman" w:cs="Times New Roman"/>
          <w:noProof/>
          <w:sz w:val="24"/>
          <w:szCs w:val="24"/>
        </w:rPr>
        <w:t xml:space="preserve">  </w:t>
      </w:r>
      <w:r w:rsidR="00812C2C">
        <w:rPr>
          <w:rFonts w:ascii="Times New Roman" w:hAnsi="Times New Roman" w:cs="Times New Roman"/>
          <w:noProof/>
          <w:sz w:val="24"/>
          <w:szCs w:val="24"/>
        </w:rPr>
        <w:t xml:space="preserve">DIC-C13 data </w:t>
      </w:r>
    </w:p>
    <w:p w14:paraId="7F28A156" w14:textId="77777777" w:rsidR="00812C2C" w:rsidRDefault="00812C2C" w:rsidP="0017326E">
      <w:pPr>
        <w:rPr>
          <w:rFonts w:ascii="Times New Roman" w:hAnsi="Times New Roman" w:cs="Times New Roman"/>
          <w:noProof/>
          <w:sz w:val="24"/>
          <w:szCs w:val="24"/>
        </w:rPr>
      </w:pPr>
    </w:p>
    <w:p w14:paraId="7442AB58" w14:textId="77777777" w:rsidR="00812C2C" w:rsidRDefault="00812C2C" w:rsidP="0017326E">
      <w:pPr>
        <w:rPr>
          <w:rFonts w:ascii="Times New Roman" w:hAnsi="Times New Roman" w:cs="Times New Roman"/>
          <w:noProof/>
          <w:sz w:val="24"/>
          <w:szCs w:val="24"/>
        </w:rPr>
      </w:pPr>
    </w:p>
    <w:p w14:paraId="281BCBD2" w14:textId="77777777" w:rsidR="00812C2C" w:rsidRDefault="00812C2C">
      <w:pPr>
        <w:rPr>
          <w:rFonts w:ascii="Times New Roman" w:hAnsi="Times New Roman" w:cs="Times New Roman"/>
          <w:b/>
          <w:noProof/>
          <w:sz w:val="24"/>
          <w:szCs w:val="24"/>
          <w:u w:val="single"/>
        </w:rPr>
      </w:pPr>
      <w:r>
        <w:rPr>
          <w:rFonts w:ascii="Times New Roman" w:hAnsi="Times New Roman" w:cs="Times New Roman"/>
          <w:b/>
          <w:noProof/>
          <w:sz w:val="24"/>
          <w:szCs w:val="24"/>
          <w:u w:val="single"/>
        </w:rPr>
        <w:br w:type="page"/>
      </w:r>
    </w:p>
    <w:p w14:paraId="528659BC" w14:textId="79B1767E" w:rsidR="0017326E" w:rsidRDefault="00812C2C" w:rsidP="0017326E">
      <w:pPr>
        <w:rPr>
          <w:rFonts w:ascii="Times New Roman" w:hAnsi="Times New Roman" w:cs="Times New Roman"/>
          <w:noProof/>
          <w:sz w:val="24"/>
          <w:szCs w:val="24"/>
        </w:rPr>
      </w:pPr>
      <w:r>
        <w:rPr>
          <w:rFonts w:ascii="Times New Roman" w:hAnsi="Times New Roman" w:cs="Times New Roman"/>
          <w:b/>
          <w:noProof/>
          <w:sz w:val="24"/>
          <w:szCs w:val="24"/>
          <w:u w:val="single"/>
        </w:rPr>
        <w:lastRenderedPageBreak/>
        <w:t>Figure S7</w:t>
      </w:r>
      <w:r w:rsidRPr="00F7301B">
        <w:rPr>
          <w:rFonts w:ascii="Times New Roman" w:hAnsi="Times New Roman" w:cs="Times New Roman"/>
          <w:b/>
          <w:noProof/>
          <w:sz w:val="24"/>
          <w:szCs w:val="24"/>
          <w:u w:val="single"/>
        </w:rPr>
        <w:t>.</w:t>
      </w:r>
      <w:r w:rsidRPr="00F7301B">
        <w:rPr>
          <w:rFonts w:ascii="Times New Roman" w:hAnsi="Times New Roman" w:cs="Times New Roman"/>
          <w:noProof/>
          <w:sz w:val="24"/>
          <w:szCs w:val="24"/>
        </w:rPr>
        <w:t xml:space="preserve">  </w:t>
      </w:r>
      <w:r w:rsidR="0017326E" w:rsidRPr="00F7301B">
        <w:rPr>
          <w:rFonts w:ascii="Times New Roman" w:hAnsi="Times New Roman" w:cs="Times New Roman"/>
          <w:noProof/>
          <w:sz w:val="24"/>
          <w:szCs w:val="24"/>
        </w:rPr>
        <w:t xml:space="preserve">Isotopic composition of dissolved organic carbon (DOC) in a subset of the study lakes.  </w:t>
      </w:r>
    </w:p>
    <w:p w14:paraId="072D75BD" w14:textId="77777777" w:rsidR="0017326E" w:rsidRDefault="0017326E" w:rsidP="0017326E">
      <w:pPr>
        <w:rPr>
          <w:rFonts w:ascii="Times New Roman" w:hAnsi="Times New Roman" w:cs="Times New Roman"/>
          <w:noProof/>
          <w:sz w:val="24"/>
          <w:szCs w:val="24"/>
        </w:rPr>
      </w:pPr>
    </w:p>
    <w:p w14:paraId="760A9179" w14:textId="77777777" w:rsidR="0017326E" w:rsidRPr="00F7301B" w:rsidRDefault="0017326E" w:rsidP="0017326E">
      <w:pPr>
        <w:rPr>
          <w:rFonts w:ascii="Times New Roman" w:hAnsi="Times New Roman" w:cs="Times New Roman"/>
          <w:noProof/>
          <w:sz w:val="24"/>
          <w:szCs w:val="24"/>
        </w:rPr>
      </w:pPr>
    </w:p>
    <w:p w14:paraId="2F928129" w14:textId="0E7BC98B" w:rsidR="00D151D1" w:rsidRPr="00F7301B" w:rsidRDefault="0017326E" w:rsidP="0017326E">
      <w:pPr>
        <w:spacing w:after="0"/>
        <w:jc w:val="center"/>
        <w:rPr>
          <w:rFonts w:ascii="Times New Roman" w:hAnsi="Times New Roman" w:cs="Times New Roman"/>
          <w:b/>
          <w:sz w:val="24"/>
          <w:szCs w:val="24"/>
          <w:u w:val="single"/>
        </w:rPr>
      </w:pPr>
      <w:r>
        <w:rPr>
          <w:rFonts w:ascii="Helvetica" w:hAnsi="Helvetica" w:cs="Helvetica"/>
          <w:noProof/>
          <w:sz w:val="24"/>
          <w:szCs w:val="24"/>
        </w:rPr>
        <w:drawing>
          <wp:inline distT="0" distB="0" distL="0" distR="0" wp14:anchorId="3DEF9344" wp14:editId="2AF17344">
            <wp:extent cx="2767748" cy="2579077"/>
            <wp:effectExtent l="0" t="0" r="1270" b="12065"/>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a:extLst>
                        <a:ext uri="{28A0092B-C50C-407E-A947-70E740481C1C}">
                          <a14:useLocalDpi xmlns:a14="http://schemas.microsoft.com/office/drawing/2010/main" val="0"/>
                        </a:ext>
                      </a:extLst>
                    </a:blip>
                    <a:srcRect t="8142" b="50200"/>
                    <a:stretch/>
                  </pic:blipFill>
                  <pic:spPr bwMode="auto">
                    <a:xfrm>
                      <a:off x="0" y="0"/>
                      <a:ext cx="2769264" cy="258049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271D4B1" w14:textId="77777777" w:rsidR="00D7772D" w:rsidRDefault="00673717" w:rsidP="007C09AB">
      <w:pPr>
        <w:rPr>
          <w:rFonts w:ascii="Times New Roman" w:hAnsi="Times New Roman" w:cs="Times New Roman"/>
          <w:noProof/>
          <w:sz w:val="24"/>
          <w:szCs w:val="24"/>
        </w:rPr>
      </w:pPr>
      <w:r>
        <w:rPr>
          <w:rFonts w:ascii="Times New Roman" w:hAnsi="Times New Roman" w:cs="Times New Roman"/>
          <w:noProof/>
          <w:sz w:val="24"/>
          <w:szCs w:val="24"/>
        </w:rPr>
        <w:br w:type="page"/>
      </w:r>
    </w:p>
    <w:p w14:paraId="0C5E506A" w14:textId="77777777" w:rsidR="0017326E" w:rsidRDefault="0017326E" w:rsidP="007C09AB">
      <w:pPr>
        <w:rPr>
          <w:rFonts w:ascii="Times New Roman" w:hAnsi="Times New Roman" w:cs="Times New Roman"/>
          <w:noProof/>
          <w:sz w:val="24"/>
          <w:szCs w:val="24"/>
        </w:rPr>
      </w:pPr>
    </w:p>
    <w:p w14:paraId="75047E54" w14:textId="77777777" w:rsidR="0017326E" w:rsidRDefault="0017326E" w:rsidP="002B61E6">
      <w:pPr>
        <w:rPr>
          <w:rFonts w:ascii="Times New Roman" w:hAnsi="Times New Roman" w:cs="Times New Roman"/>
          <w:noProof/>
          <w:sz w:val="24"/>
          <w:szCs w:val="24"/>
        </w:rPr>
      </w:pPr>
    </w:p>
    <w:p w14:paraId="0297A8C6" w14:textId="37FB3338" w:rsidR="0017326E" w:rsidRDefault="002B61E6" w:rsidP="002B61E6">
      <w:pPr>
        <w:rPr>
          <w:rFonts w:ascii="Times New Roman" w:hAnsi="Times New Roman" w:cs="Times New Roman"/>
          <w:noProof/>
          <w:sz w:val="24"/>
          <w:szCs w:val="24"/>
        </w:rPr>
      </w:pPr>
      <w:r>
        <w:rPr>
          <w:rFonts w:ascii="Times New Roman" w:hAnsi="Times New Roman" w:cs="Times New Roman"/>
          <w:b/>
          <w:noProof/>
          <w:sz w:val="24"/>
          <w:szCs w:val="24"/>
          <w:u w:val="single"/>
        </w:rPr>
        <w:t>Figure S8</w:t>
      </w:r>
      <w:r w:rsidR="0017326E" w:rsidRPr="00CA7F1F">
        <w:rPr>
          <w:rFonts w:ascii="Times New Roman" w:hAnsi="Times New Roman" w:cs="Times New Roman"/>
          <w:b/>
          <w:noProof/>
          <w:sz w:val="24"/>
          <w:szCs w:val="24"/>
          <w:u w:val="single"/>
        </w:rPr>
        <w:t>.</w:t>
      </w:r>
      <w:r w:rsidR="0017326E">
        <w:rPr>
          <w:rFonts w:ascii="Times New Roman" w:hAnsi="Times New Roman" w:cs="Times New Roman"/>
          <w:noProof/>
          <w:sz w:val="24"/>
          <w:szCs w:val="24"/>
        </w:rPr>
        <w:t xml:space="preserve">  Assessing the light availability in the benthic zone of lakes.  Here we compare the measured maximum depth at the sampling site (Z</w:t>
      </w:r>
      <w:r w:rsidR="0017326E" w:rsidRPr="00E04783">
        <w:rPr>
          <w:rFonts w:ascii="Times New Roman" w:hAnsi="Times New Roman" w:cs="Times New Roman"/>
          <w:noProof/>
          <w:sz w:val="24"/>
          <w:szCs w:val="24"/>
          <w:vertAlign w:val="subscript"/>
        </w:rPr>
        <w:t>max</w:t>
      </w:r>
      <w:r w:rsidR="0017326E">
        <w:rPr>
          <w:rFonts w:ascii="Times New Roman" w:hAnsi="Times New Roman" w:cs="Times New Roman"/>
          <w:noProof/>
          <w:sz w:val="24"/>
          <w:szCs w:val="24"/>
        </w:rPr>
        <w:t>) to the ratio of euphotic zone depth (Z</w:t>
      </w:r>
      <w:r w:rsidR="0017326E" w:rsidRPr="00E04783">
        <w:rPr>
          <w:rFonts w:ascii="Times New Roman" w:hAnsi="Times New Roman" w:cs="Times New Roman"/>
          <w:noProof/>
          <w:sz w:val="24"/>
          <w:szCs w:val="24"/>
          <w:vertAlign w:val="subscript"/>
        </w:rPr>
        <w:t>eu</w:t>
      </w:r>
      <w:r w:rsidR="0017326E">
        <w:rPr>
          <w:rFonts w:ascii="Times New Roman" w:hAnsi="Times New Roman" w:cs="Times New Roman"/>
          <w:noProof/>
          <w:sz w:val="24"/>
          <w:szCs w:val="24"/>
        </w:rPr>
        <w:t>; derived from multiplying secchi disk depth by 2.7) to Z</w:t>
      </w:r>
      <w:r w:rsidR="0017326E" w:rsidRPr="00E04783">
        <w:rPr>
          <w:rFonts w:ascii="Times New Roman" w:hAnsi="Times New Roman" w:cs="Times New Roman"/>
          <w:noProof/>
          <w:sz w:val="24"/>
          <w:szCs w:val="24"/>
          <w:vertAlign w:val="subscript"/>
        </w:rPr>
        <w:t>max</w:t>
      </w:r>
      <w:r w:rsidR="0017326E">
        <w:rPr>
          <w:rFonts w:ascii="Times New Roman" w:hAnsi="Times New Roman" w:cs="Times New Roman"/>
          <w:noProof/>
          <w:sz w:val="24"/>
          <w:szCs w:val="24"/>
        </w:rPr>
        <w:t xml:space="preserve"> for each lake in fall 2016.  A ratio </w:t>
      </w:r>
      <w:r w:rsidR="0017326E" w:rsidRPr="005722FA">
        <w:rPr>
          <w:rFonts w:ascii="Times New Roman" w:hAnsi="Times New Roman" w:cs="Times New Roman"/>
          <w:noProof/>
          <w:sz w:val="24"/>
          <w:szCs w:val="24"/>
          <w:u w:val="single"/>
        </w:rPr>
        <w:t>&gt;</w:t>
      </w:r>
      <w:r w:rsidR="0017326E">
        <w:rPr>
          <w:rFonts w:ascii="Times New Roman" w:hAnsi="Times New Roman" w:cs="Times New Roman"/>
          <w:noProof/>
          <w:sz w:val="24"/>
          <w:szCs w:val="24"/>
        </w:rPr>
        <w:t xml:space="preserve"> 1 indicates light fully reached the sediment layer at the sampling site.</w:t>
      </w:r>
    </w:p>
    <w:p w14:paraId="0F3275B8" w14:textId="77777777" w:rsidR="0017326E" w:rsidRDefault="0017326E" w:rsidP="0017326E">
      <w:pPr>
        <w:rPr>
          <w:rFonts w:ascii="Times New Roman" w:hAnsi="Times New Roman" w:cs="Times New Roman"/>
          <w:noProof/>
          <w:sz w:val="24"/>
          <w:szCs w:val="24"/>
        </w:rPr>
      </w:pPr>
    </w:p>
    <w:p w14:paraId="1DDAD9C2" w14:textId="77777777" w:rsidR="0017326E" w:rsidRDefault="0017326E" w:rsidP="0017326E">
      <w:pPr>
        <w:rPr>
          <w:rFonts w:ascii="Times New Roman" w:hAnsi="Times New Roman" w:cs="Times New Roman"/>
          <w:noProof/>
          <w:sz w:val="24"/>
          <w:szCs w:val="24"/>
        </w:rPr>
      </w:pPr>
    </w:p>
    <w:p w14:paraId="6FE09DA6" w14:textId="77777777" w:rsidR="0017326E" w:rsidRDefault="0017326E" w:rsidP="0017326E">
      <w:pPr>
        <w:jc w:val="center"/>
        <w:rPr>
          <w:rFonts w:ascii="Times New Roman" w:hAnsi="Times New Roman" w:cs="Times New Roman"/>
          <w:noProof/>
          <w:sz w:val="24"/>
          <w:szCs w:val="24"/>
        </w:rPr>
      </w:pPr>
      <w:r w:rsidRPr="00686B54">
        <w:rPr>
          <w:noProof/>
        </w:rPr>
        <w:drawing>
          <wp:inline distT="0" distB="0" distL="0" distR="0" wp14:anchorId="61873EAA" wp14:editId="1C7BE969">
            <wp:extent cx="3235325" cy="27666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325" cy="2766695"/>
                    </a:xfrm>
                    <a:prstGeom prst="rect">
                      <a:avLst/>
                    </a:prstGeom>
                    <a:noFill/>
                    <a:ln>
                      <a:noFill/>
                    </a:ln>
                  </pic:spPr>
                </pic:pic>
              </a:graphicData>
            </a:graphic>
          </wp:inline>
        </w:drawing>
      </w:r>
    </w:p>
    <w:p w14:paraId="170CCFA9" w14:textId="77777777" w:rsidR="0017326E" w:rsidRDefault="0017326E" w:rsidP="0017326E">
      <w:pPr>
        <w:rPr>
          <w:rFonts w:ascii="Times New Roman" w:hAnsi="Times New Roman" w:cs="Times New Roman"/>
          <w:b/>
          <w:noProof/>
          <w:sz w:val="24"/>
          <w:szCs w:val="24"/>
          <w:u w:val="single"/>
        </w:rPr>
      </w:pPr>
      <w:r>
        <w:rPr>
          <w:rFonts w:ascii="Times New Roman" w:hAnsi="Times New Roman" w:cs="Times New Roman"/>
          <w:b/>
          <w:noProof/>
          <w:sz w:val="24"/>
          <w:szCs w:val="24"/>
          <w:u w:val="single"/>
        </w:rPr>
        <w:br w:type="page"/>
      </w:r>
    </w:p>
    <w:p w14:paraId="486F4AF6" w14:textId="77777777" w:rsidR="0017326E" w:rsidRDefault="0017326E" w:rsidP="007C09AB">
      <w:pPr>
        <w:rPr>
          <w:rFonts w:ascii="Times New Roman" w:hAnsi="Times New Roman" w:cs="Times New Roman"/>
          <w:noProof/>
          <w:sz w:val="24"/>
          <w:szCs w:val="24"/>
        </w:rPr>
      </w:pPr>
    </w:p>
    <w:p w14:paraId="03F95921" w14:textId="3FB6928B" w:rsidR="00E34C4B" w:rsidRDefault="007C09AB">
      <w:pPr>
        <w:rPr>
          <w:rFonts w:ascii="Times New Roman" w:hAnsi="Times New Roman" w:cs="Times New Roman"/>
          <w:noProof/>
          <w:sz w:val="24"/>
          <w:szCs w:val="24"/>
        </w:rPr>
      </w:pPr>
      <w:r w:rsidRPr="00A872CC">
        <w:rPr>
          <w:rFonts w:ascii="Times New Roman" w:hAnsi="Times New Roman" w:cs="Times New Roman"/>
          <w:b/>
          <w:noProof/>
          <w:sz w:val="24"/>
          <w:szCs w:val="24"/>
          <w:u w:val="single"/>
        </w:rPr>
        <w:t>Figure S</w:t>
      </w:r>
      <w:r w:rsidR="002B61E6">
        <w:rPr>
          <w:rFonts w:ascii="Times New Roman" w:hAnsi="Times New Roman" w:cs="Times New Roman"/>
          <w:b/>
          <w:noProof/>
          <w:sz w:val="24"/>
          <w:szCs w:val="24"/>
          <w:u w:val="single"/>
        </w:rPr>
        <w:t>9</w:t>
      </w:r>
      <w:r w:rsidRPr="00A872CC">
        <w:rPr>
          <w:rFonts w:ascii="Times New Roman" w:hAnsi="Times New Roman" w:cs="Times New Roman"/>
          <w:b/>
          <w:noProof/>
          <w:sz w:val="24"/>
          <w:szCs w:val="24"/>
          <w:u w:val="single"/>
        </w:rPr>
        <w:t>.</w:t>
      </w:r>
      <w:r>
        <w:rPr>
          <w:rFonts w:ascii="Times New Roman" w:hAnsi="Times New Roman" w:cs="Times New Roman"/>
          <w:noProof/>
          <w:sz w:val="24"/>
          <w:szCs w:val="24"/>
        </w:rPr>
        <w:t xml:space="preserve">  Limnological correlates of lake GPP and R, divided by 2016 spring (green) and fall (blue) sampling periods.  </w:t>
      </w:r>
      <w:r w:rsidRPr="007C09AB">
        <w:rPr>
          <w:rFonts w:ascii="Times New Roman" w:hAnsi="Times New Roman" w:cs="Times New Roman"/>
          <w:noProof/>
          <w:color w:val="FF0000"/>
          <w:sz w:val="24"/>
          <w:szCs w:val="24"/>
        </w:rPr>
        <w:t>Clean up and add stats</w:t>
      </w:r>
    </w:p>
    <w:p w14:paraId="0FDCFDC4" w14:textId="09553B9A" w:rsidR="00E34C4B" w:rsidRDefault="00E34C4B" w:rsidP="00D132E2">
      <w:pPr>
        <w:spacing w:after="0"/>
        <w:jc w:val="center"/>
        <w:rPr>
          <w:rFonts w:ascii="Times New Roman" w:hAnsi="Times New Roman" w:cs="Times New Roman"/>
          <w:noProof/>
          <w:sz w:val="24"/>
          <w:szCs w:val="24"/>
        </w:rPr>
      </w:pPr>
      <w:r w:rsidRPr="00E34C4B">
        <w:rPr>
          <w:noProof/>
        </w:rPr>
        <w:drawing>
          <wp:inline distT="0" distB="0" distL="0" distR="0" wp14:anchorId="658B2538" wp14:editId="261FC391">
            <wp:extent cx="5943600" cy="481745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17458"/>
                    </a:xfrm>
                    <a:prstGeom prst="rect">
                      <a:avLst/>
                    </a:prstGeom>
                    <a:noFill/>
                    <a:ln>
                      <a:noFill/>
                    </a:ln>
                  </pic:spPr>
                </pic:pic>
              </a:graphicData>
            </a:graphic>
          </wp:inline>
        </w:drawing>
      </w:r>
    </w:p>
    <w:sectPr w:rsidR="00E34C4B" w:rsidSect="00F96B3C">
      <w:headerReference w:type="even" r:id="rId21"/>
      <w:head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ATHERINE D. KUHN" w:date="2017-08-24T12:04:00Z" w:initials="CDK">
    <w:p w14:paraId="6DE525C8" w14:textId="05D511DB" w:rsidR="00AF28BF" w:rsidRDefault="00AF28BF">
      <w:pPr>
        <w:pStyle w:val="CommentText"/>
      </w:pPr>
      <w:r>
        <w:rPr>
          <w:rStyle w:val="CommentReference"/>
        </w:rPr>
        <w:annotationRef/>
      </w:r>
      <w:r>
        <w:t>Nice summary of findings.</w:t>
      </w:r>
    </w:p>
  </w:comment>
  <w:comment w:id="2" w:author="CATHERINE D. KUHN" w:date="2017-08-24T12:05:00Z" w:initials="CDK">
    <w:p w14:paraId="30401462" w14:textId="7B20E9B6" w:rsidR="00AF28BF" w:rsidRDefault="00AF28BF">
      <w:pPr>
        <w:pStyle w:val="CommentText"/>
      </w:pPr>
      <w:r>
        <w:rPr>
          <w:rStyle w:val="CommentReference"/>
        </w:rPr>
        <w:annotationRef/>
      </w:r>
      <w:r>
        <w:t xml:space="preserve">To </w:t>
      </w:r>
      <w:proofErr w:type="spellStart"/>
      <w:r>
        <w:t>terrerstrial</w:t>
      </w:r>
      <w:proofErr w:type="spellEnd"/>
      <w:r>
        <w:t xml:space="preserve"> processes…</w:t>
      </w:r>
    </w:p>
  </w:comment>
  <w:comment w:id="3" w:author="CATHERINE D. KUHN" w:date="2017-08-24T12:16:00Z" w:initials="CDK">
    <w:p w14:paraId="706E44E1" w14:textId="4C039B1A" w:rsidR="00296693" w:rsidRDefault="00296693">
      <w:pPr>
        <w:pStyle w:val="CommentText"/>
      </w:pPr>
      <w:r>
        <w:rPr>
          <w:rStyle w:val="CommentReference"/>
        </w:rPr>
        <w:annotationRef/>
      </w:r>
      <w:r>
        <w:rPr>
          <w:rStyle w:val="CommentReference"/>
        </w:rPr>
        <w:t>Less capacity or just less source material because of the lack of hydrologic connectivity?</w:t>
      </w:r>
    </w:p>
  </w:comment>
  <w:comment w:id="22" w:author="CATHERINE D. KUHN" w:date="2017-08-24T12:24:00Z" w:initials="CDK">
    <w:p w14:paraId="0B8F5712" w14:textId="366F9FD1" w:rsidR="005D3101" w:rsidRDefault="005D3101">
      <w:pPr>
        <w:pStyle w:val="CommentText"/>
      </w:pPr>
      <w:r>
        <w:rPr>
          <w:rStyle w:val="CommentReference"/>
        </w:rPr>
        <w:annotationRef/>
      </w:r>
      <w:r>
        <w:t>Come back to this</w:t>
      </w:r>
    </w:p>
  </w:comment>
  <w:comment w:id="33" w:author="CATHERINE D. KUHN" w:date="2017-08-24T12:30:00Z" w:initials="CDK">
    <w:p w14:paraId="326128AE" w14:textId="2256DACD" w:rsidR="00A3181E" w:rsidRDefault="00A3181E">
      <w:pPr>
        <w:pStyle w:val="CommentText"/>
      </w:pPr>
      <w:r>
        <w:rPr>
          <w:rStyle w:val="CommentReference"/>
        </w:rPr>
        <w:annotationRef/>
      </w:r>
      <w:r>
        <w:t>?</w:t>
      </w:r>
    </w:p>
  </w:comment>
  <w:comment w:id="34" w:author="CATHERINE D. KUHN" w:date="2017-08-24T12:31:00Z" w:initials="CDK">
    <w:p w14:paraId="56CA6E00" w14:textId="248E2C89" w:rsidR="00A3181E" w:rsidRDefault="00A3181E">
      <w:pPr>
        <w:pStyle w:val="CommentText"/>
      </w:pPr>
      <w:r>
        <w:rPr>
          <w:rStyle w:val="CommentReference"/>
        </w:rPr>
        <w:annotationRef/>
      </w:r>
      <w:r>
        <w:t>Light conditions?</w:t>
      </w:r>
    </w:p>
  </w:comment>
  <w:comment w:id="35" w:author="CATHERINE D. KUHN" w:date="2017-08-24T12:32:00Z" w:initials="CDK">
    <w:p w14:paraId="0B91BA3A" w14:textId="7293A70A" w:rsidR="00A3181E" w:rsidRDefault="00A3181E">
      <w:pPr>
        <w:pStyle w:val="CommentText"/>
      </w:pPr>
      <w:r>
        <w:rPr>
          <w:rStyle w:val="CommentReference"/>
        </w:rPr>
        <w:annotationRef/>
      </w:r>
      <w:r>
        <w:t xml:space="preserve">How are you </w:t>
      </w:r>
      <w:proofErr w:type="spellStart"/>
      <w:r>
        <w:t>quantifyinig</w:t>
      </w:r>
      <w:proofErr w:type="spellEnd"/>
      <w:r>
        <w:t xml:space="preserve"> that?</w:t>
      </w:r>
    </w:p>
  </w:comment>
  <w:comment w:id="36" w:author="CATHERINE D. KUHN" w:date="2017-08-24T12:33:00Z" w:initials="CDK">
    <w:p w14:paraId="53E5E33D" w14:textId="5B3AC28E" w:rsidR="002E7046" w:rsidRDefault="002E7046">
      <w:pPr>
        <w:pStyle w:val="CommentText"/>
      </w:pPr>
      <w:r>
        <w:rPr>
          <w:rStyle w:val="CommentReference"/>
        </w:rPr>
        <w:annotationRef/>
      </w:r>
      <w:r>
        <w:t>Break into two sentences</w:t>
      </w:r>
    </w:p>
  </w:comment>
  <w:comment w:id="38" w:author="CATHERINE D. KUHN" w:date="2017-08-24T12:35:00Z" w:initials="CDK">
    <w:p w14:paraId="5441045E" w14:textId="5247B993" w:rsidR="00456F63" w:rsidRDefault="00456F63">
      <w:pPr>
        <w:pStyle w:val="CommentText"/>
      </w:pPr>
      <w:r>
        <w:rPr>
          <w:rStyle w:val="CommentReference"/>
        </w:rPr>
        <w:annotationRef/>
      </w:r>
      <w:r>
        <w:t xml:space="preserve">It’s not that they aren’t climate sensitivity, it is just that they aren’t sensitive to climate induced changes in terrestrial C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E525C8" w15:done="0"/>
  <w15:commentEx w15:paraId="30401462" w15:done="0"/>
  <w15:commentEx w15:paraId="706E44E1" w15:done="0"/>
  <w15:commentEx w15:paraId="0B8F5712" w15:done="0"/>
  <w15:commentEx w15:paraId="326128AE" w15:done="0"/>
  <w15:commentEx w15:paraId="56CA6E00" w15:done="0"/>
  <w15:commentEx w15:paraId="0B91BA3A" w15:done="0"/>
  <w15:commentEx w15:paraId="53E5E33D" w15:done="0"/>
  <w15:commentEx w15:paraId="5441045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4B07D8" w14:textId="77777777" w:rsidR="003A53DA" w:rsidRDefault="003A53DA" w:rsidP="00DB4791">
      <w:pPr>
        <w:spacing w:after="0" w:line="240" w:lineRule="auto"/>
      </w:pPr>
      <w:r>
        <w:separator/>
      </w:r>
    </w:p>
  </w:endnote>
  <w:endnote w:type="continuationSeparator" w:id="0">
    <w:p w14:paraId="00F37B12" w14:textId="77777777" w:rsidR="003A53DA" w:rsidRDefault="003A53DA" w:rsidP="00DB4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33BFFD" w14:textId="77777777" w:rsidR="003A53DA" w:rsidRDefault="003A53DA" w:rsidP="00DB4791">
      <w:pPr>
        <w:spacing w:after="0" w:line="240" w:lineRule="auto"/>
      </w:pPr>
      <w:r>
        <w:separator/>
      </w:r>
    </w:p>
  </w:footnote>
  <w:footnote w:type="continuationSeparator" w:id="0">
    <w:p w14:paraId="491C9D59" w14:textId="77777777" w:rsidR="003A53DA" w:rsidRDefault="003A53DA" w:rsidP="00DB4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0B143" w14:textId="77777777" w:rsidR="00B146F0" w:rsidRDefault="00B146F0" w:rsidP="003D10C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FD0E44" w14:textId="77777777" w:rsidR="00B146F0" w:rsidRDefault="00B146F0" w:rsidP="000534B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45EF1" w14:textId="77777777" w:rsidR="00B146F0" w:rsidRDefault="00B146F0" w:rsidP="003D10C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4D0D">
      <w:rPr>
        <w:rStyle w:val="PageNumber"/>
        <w:noProof/>
      </w:rPr>
      <w:t>9</w:t>
    </w:r>
    <w:r>
      <w:rPr>
        <w:rStyle w:val="PageNumber"/>
      </w:rPr>
      <w:fldChar w:fldCharType="end"/>
    </w:r>
  </w:p>
  <w:p w14:paraId="0B8B2303" w14:textId="77777777" w:rsidR="00B146F0" w:rsidRDefault="00B146F0" w:rsidP="000534B2">
    <w:pPr>
      <w:pStyle w:val="Header"/>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https://www.fqr.gouv.qc.ca/fqr-img/_.gif" style="width:.9pt;height:.9pt;visibility:visible;mso-wrap-style:square" o:bullet="t">
        <v:imagedata r:id="rId1" o:title="_"/>
      </v:shape>
    </w:pict>
  </w:numPicBullet>
  <w:abstractNum w:abstractNumId="0">
    <w:nsid w:val="06CE4715"/>
    <w:multiLevelType w:val="hybridMultilevel"/>
    <w:tmpl w:val="6612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B6B58"/>
    <w:multiLevelType w:val="hybridMultilevel"/>
    <w:tmpl w:val="1382A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C85CD0"/>
    <w:multiLevelType w:val="hybridMultilevel"/>
    <w:tmpl w:val="57107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B662A6"/>
    <w:multiLevelType w:val="hybridMultilevel"/>
    <w:tmpl w:val="5A62C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B3C3A"/>
    <w:multiLevelType w:val="hybridMultilevel"/>
    <w:tmpl w:val="7A48BF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34B546F4"/>
    <w:multiLevelType w:val="hybridMultilevel"/>
    <w:tmpl w:val="8AA68E50"/>
    <w:lvl w:ilvl="0" w:tplc="2446EF52">
      <w:start w:val="1"/>
      <w:numFmt w:val="bullet"/>
      <w:lvlText w:val="•"/>
      <w:lvlJc w:val="left"/>
      <w:pPr>
        <w:tabs>
          <w:tab w:val="num" w:pos="720"/>
        </w:tabs>
        <w:ind w:left="720" w:hanging="360"/>
      </w:pPr>
      <w:rPr>
        <w:rFonts w:ascii="Arial" w:hAnsi="Arial" w:hint="default"/>
      </w:rPr>
    </w:lvl>
    <w:lvl w:ilvl="1" w:tplc="DBD8ACB8" w:tentative="1">
      <w:start w:val="1"/>
      <w:numFmt w:val="bullet"/>
      <w:lvlText w:val="•"/>
      <w:lvlJc w:val="left"/>
      <w:pPr>
        <w:tabs>
          <w:tab w:val="num" w:pos="1440"/>
        </w:tabs>
        <w:ind w:left="1440" w:hanging="360"/>
      </w:pPr>
      <w:rPr>
        <w:rFonts w:ascii="Arial" w:hAnsi="Arial" w:hint="default"/>
      </w:rPr>
    </w:lvl>
    <w:lvl w:ilvl="2" w:tplc="A15CD788" w:tentative="1">
      <w:start w:val="1"/>
      <w:numFmt w:val="bullet"/>
      <w:lvlText w:val="•"/>
      <w:lvlJc w:val="left"/>
      <w:pPr>
        <w:tabs>
          <w:tab w:val="num" w:pos="2160"/>
        </w:tabs>
        <w:ind w:left="2160" w:hanging="360"/>
      </w:pPr>
      <w:rPr>
        <w:rFonts w:ascii="Arial" w:hAnsi="Arial" w:hint="default"/>
      </w:rPr>
    </w:lvl>
    <w:lvl w:ilvl="3" w:tplc="3A0EB334" w:tentative="1">
      <w:start w:val="1"/>
      <w:numFmt w:val="bullet"/>
      <w:lvlText w:val="•"/>
      <w:lvlJc w:val="left"/>
      <w:pPr>
        <w:tabs>
          <w:tab w:val="num" w:pos="2880"/>
        </w:tabs>
        <w:ind w:left="2880" w:hanging="360"/>
      </w:pPr>
      <w:rPr>
        <w:rFonts w:ascii="Arial" w:hAnsi="Arial" w:hint="default"/>
      </w:rPr>
    </w:lvl>
    <w:lvl w:ilvl="4" w:tplc="7B04BA1E" w:tentative="1">
      <w:start w:val="1"/>
      <w:numFmt w:val="bullet"/>
      <w:lvlText w:val="•"/>
      <w:lvlJc w:val="left"/>
      <w:pPr>
        <w:tabs>
          <w:tab w:val="num" w:pos="3600"/>
        </w:tabs>
        <w:ind w:left="3600" w:hanging="360"/>
      </w:pPr>
      <w:rPr>
        <w:rFonts w:ascii="Arial" w:hAnsi="Arial" w:hint="default"/>
      </w:rPr>
    </w:lvl>
    <w:lvl w:ilvl="5" w:tplc="AC2CB18A" w:tentative="1">
      <w:start w:val="1"/>
      <w:numFmt w:val="bullet"/>
      <w:lvlText w:val="•"/>
      <w:lvlJc w:val="left"/>
      <w:pPr>
        <w:tabs>
          <w:tab w:val="num" w:pos="4320"/>
        </w:tabs>
        <w:ind w:left="4320" w:hanging="360"/>
      </w:pPr>
      <w:rPr>
        <w:rFonts w:ascii="Arial" w:hAnsi="Arial" w:hint="default"/>
      </w:rPr>
    </w:lvl>
    <w:lvl w:ilvl="6" w:tplc="92C07BEC" w:tentative="1">
      <w:start w:val="1"/>
      <w:numFmt w:val="bullet"/>
      <w:lvlText w:val="•"/>
      <w:lvlJc w:val="left"/>
      <w:pPr>
        <w:tabs>
          <w:tab w:val="num" w:pos="5040"/>
        </w:tabs>
        <w:ind w:left="5040" w:hanging="360"/>
      </w:pPr>
      <w:rPr>
        <w:rFonts w:ascii="Arial" w:hAnsi="Arial" w:hint="default"/>
      </w:rPr>
    </w:lvl>
    <w:lvl w:ilvl="7" w:tplc="B2B209C2" w:tentative="1">
      <w:start w:val="1"/>
      <w:numFmt w:val="bullet"/>
      <w:lvlText w:val="•"/>
      <w:lvlJc w:val="left"/>
      <w:pPr>
        <w:tabs>
          <w:tab w:val="num" w:pos="5760"/>
        </w:tabs>
        <w:ind w:left="5760" w:hanging="360"/>
      </w:pPr>
      <w:rPr>
        <w:rFonts w:ascii="Arial" w:hAnsi="Arial" w:hint="default"/>
      </w:rPr>
    </w:lvl>
    <w:lvl w:ilvl="8" w:tplc="972C182A" w:tentative="1">
      <w:start w:val="1"/>
      <w:numFmt w:val="bullet"/>
      <w:lvlText w:val="•"/>
      <w:lvlJc w:val="left"/>
      <w:pPr>
        <w:tabs>
          <w:tab w:val="num" w:pos="6480"/>
        </w:tabs>
        <w:ind w:left="6480" w:hanging="360"/>
      </w:pPr>
      <w:rPr>
        <w:rFonts w:ascii="Arial" w:hAnsi="Arial" w:hint="default"/>
      </w:rPr>
    </w:lvl>
  </w:abstractNum>
  <w:abstractNum w:abstractNumId="6">
    <w:nsid w:val="4A486FEE"/>
    <w:multiLevelType w:val="hybridMultilevel"/>
    <w:tmpl w:val="8BBE8046"/>
    <w:lvl w:ilvl="0" w:tplc="8A648002">
      <w:start w:val="1"/>
      <w:numFmt w:val="bullet"/>
      <w:lvlText w:val=""/>
      <w:lvlPicBulletId w:val="0"/>
      <w:lvlJc w:val="left"/>
      <w:pPr>
        <w:tabs>
          <w:tab w:val="num" w:pos="720"/>
        </w:tabs>
        <w:ind w:left="720" w:hanging="360"/>
      </w:pPr>
      <w:rPr>
        <w:rFonts w:ascii="Symbol" w:hAnsi="Symbol" w:hint="default"/>
      </w:rPr>
    </w:lvl>
    <w:lvl w:ilvl="1" w:tplc="6D9451FC" w:tentative="1">
      <w:start w:val="1"/>
      <w:numFmt w:val="bullet"/>
      <w:lvlText w:val=""/>
      <w:lvlJc w:val="left"/>
      <w:pPr>
        <w:tabs>
          <w:tab w:val="num" w:pos="1440"/>
        </w:tabs>
        <w:ind w:left="1440" w:hanging="360"/>
      </w:pPr>
      <w:rPr>
        <w:rFonts w:ascii="Symbol" w:hAnsi="Symbol" w:hint="default"/>
      </w:rPr>
    </w:lvl>
    <w:lvl w:ilvl="2" w:tplc="A5CAA3FC" w:tentative="1">
      <w:start w:val="1"/>
      <w:numFmt w:val="bullet"/>
      <w:lvlText w:val=""/>
      <w:lvlJc w:val="left"/>
      <w:pPr>
        <w:tabs>
          <w:tab w:val="num" w:pos="2160"/>
        </w:tabs>
        <w:ind w:left="2160" w:hanging="360"/>
      </w:pPr>
      <w:rPr>
        <w:rFonts w:ascii="Symbol" w:hAnsi="Symbol" w:hint="default"/>
      </w:rPr>
    </w:lvl>
    <w:lvl w:ilvl="3" w:tplc="69D0C856" w:tentative="1">
      <w:start w:val="1"/>
      <w:numFmt w:val="bullet"/>
      <w:lvlText w:val=""/>
      <w:lvlJc w:val="left"/>
      <w:pPr>
        <w:tabs>
          <w:tab w:val="num" w:pos="2880"/>
        </w:tabs>
        <w:ind w:left="2880" w:hanging="360"/>
      </w:pPr>
      <w:rPr>
        <w:rFonts w:ascii="Symbol" w:hAnsi="Symbol" w:hint="default"/>
      </w:rPr>
    </w:lvl>
    <w:lvl w:ilvl="4" w:tplc="4022CB5C" w:tentative="1">
      <w:start w:val="1"/>
      <w:numFmt w:val="bullet"/>
      <w:lvlText w:val=""/>
      <w:lvlJc w:val="left"/>
      <w:pPr>
        <w:tabs>
          <w:tab w:val="num" w:pos="3600"/>
        </w:tabs>
        <w:ind w:left="3600" w:hanging="360"/>
      </w:pPr>
      <w:rPr>
        <w:rFonts w:ascii="Symbol" w:hAnsi="Symbol" w:hint="default"/>
      </w:rPr>
    </w:lvl>
    <w:lvl w:ilvl="5" w:tplc="2CF8972C" w:tentative="1">
      <w:start w:val="1"/>
      <w:numFmt w:val="bullet"/>
      <w:lvlText w:val=""/>
      <w:lvlJc w:val="left"/>
      <w:pPr>
        <w:tabs>
          <w:tab w:val="num" w:pos="4320"/>
        </w:tabs>
        <w:ind w:left="4320" w:hanging="360"/>
      </w:pPr>
      <w:rPr>
        <w:rFonts w:ascii="Symbol" w:hAnsi="Symbol" w:hint="default"/>
      </w:rPr>
    </w:lvl>
    <w:lvl w:ilvl="6" w:tplc="F6F836CE" w:tentative="1">
      <w:start w:val="1"/>
      <w:numFmt w:val="bullet"/>
      <w:lvlText w:val=""/>
      <w:lvlJc w:val="left"/>
      <w:pPr>
        <w:tabs>
          <w:tab w:val="num" w:pos="5040"/>
        </w:tabs>
        <w:ind w:left="5040" w:hanging="360"/>
      </w:pPr>
      <w:rPr>
        <w:rFonts w:ascii="Symbol" w:hAnsi="Symbol" w:hint="default"/>
      </w:rPr>
    </w:lvl>
    <w:lvl w:ilvl="7" w:tplc="CC0C7558" w:tentative="1">
      <w:start w:val="1"/>
      <w:numFmt w:val="bullet"/>
      <w:lvlText w:val=""/>
      <w:lvlJc w:val="left"/>
      <w:pPr>
        <w:tabs>
          <w:tab w:val="num" w:pos="5760"/>
        </w:tabs>
        <w:ind w:left="5760" w:hanging="360"/>
      </w:pPr>
      <w:rPr>
        <w:rFonts w:ascii="Symbol" w:hAnsi="Symbol" w:hint="default"/>
      </w:rPr>
    </w:lvl>
    <w:lvl w:ilvl="8" w:tplc="252A1C54" w:tentative="1">
      <w:start w:val="1"/>
      <w:numFmt w:val="bullet"/>
      <w:lvlText w:val=""/>
      <w:lvlJc w:val="left"/>
      <w:pPr>
        <w:tabs>
          <w:tab w:val="num" w:pos="6480"/>
        </w:tabs>
        <w:ind w:left="6480" w:hanging="360"/>
      </w:pPr>
      <w:rPr>
        <w:rFonts w:ascii="Symbol" w:hAnsi="Symbol" w:hint="default"/>
      </w:rPr>
    </w:lvl>
  </w:abstractNum>
  <w:abstractNum w:abstractNumId="7">
    <w:nsid w:val="4CCF5923"/>
    <w:multiLevelType w:val="hybridMultilevel"/>
    <w:tmpl w:val="AF4A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422A64"/>
    <w:multiLevelType w:val="hybridMultilevel"/>
    <w:tmpl w:val="5D20F77C"/>
    <w:lvl w:ilvl="0" w:tplc="7F5ED7C0">
      <w:start w:val="1"/>
      <w:numFmt w:val="decimal"/>
      <w:lvlText w:val="%1)"/>
      <w:lvlJc w:val="left"/>
      <w:pPr>
        <w:ind w:left="720" w:hanging="360"/>
      </w:pPr>
      <w:rPr>
        <w:rFonts w:ascii="Arial" w:eastAsia="Times New Roman" w:hAnsi="Arial" w:cs="Arial" w:hint="default"/>
        <w:b/>
        <w:color w:val="FF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657444"/>
    <w:multiLevelType w:val="hybridMultilevel"/>
    <w:tmpl w:val="57107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D3047E"/>
    <w:multiLevelType w:val="hybridMultilevel"/>
    <w:tmpl w:val="885CD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3"/>
  </w:num>
  <w:num w:numId="5">
    <w:abstractNumId w:val="1"/>
  </w:num>
  <w:num w:numId="6">
    <w:abstractNumId w:val="0"/>
  </w:num>
  <w:num w:numId="7">
    <w:abstractNumId w:val="4"/>
  </w:num>
  <w:num w:numId="8">
    <w:abstractNumId w:val="7"/>
  </w:num>
  <w:num w:numId="9">
    <w:abstractNumId w:val="5"/>
  </w:num>
  <w:num w:numId="10">
    <w:abstractNumId w:val="2"/>
  </w:num>
  <w:num w:numId="11">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THERINE D. KUHN">
    <w15:presenceInfo w15:providerId="None" w15:userId="CATHERINE D. KU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35"/>
    <w:rsid w:val="000024BA"/>
    <w:rsid w:val="00004535"/>
    <w:rsid w:val="00006AE7"/>
    <w:rsid w:val="00007C65"/>
    <w:rsid w:val="00010712"/>
    <w:rsid w:val="00011957"/>
    <w:rsid w:val="000137A0"/>
    <w:rsid w:val="0001512F"/>
    <w:rsid w:val="00015F78"/>
    <w:rsid w:val="00016604"/>
    <w:rsid w:val="00016696"/>
    <w:rsid w:val="0002084F"/>
    <w:rsid w:val="00022BDE"/>
    <w:rsid w:val="000232C7"/>
    <w:rsid w:val="000265BF"/>
    <w:rsid w:val="00031B05"/>
    <w:rsid w:val="00031B9B"/>
    <w:rsid w:val="000345DA"/>
    <w:rsid w:val="00035878"/>
    <w:rsid w:val="000404B0"/>
    <w:rsid w:val="000412BC"/>
    <w:rsid w:val="0004141F"/>
    <w:rsid w:val="00042121"/>
    <w:rsid w:val="00042887"/>
    <w:rsid w:val="00047B66"/>
    <w:rsid w:val="00050549"/>
    <w:rsid w:val="00053035"/>
    <w:rsid w:val="000534B2"/>
    <w:rsid w:val="00053948"/>
    <w:rsid w:val="000570FF"/>
    <w:rsid w:val="00062426"/>
    <w:rsid w:val="00064DCF"/>
    <w:rsid w:val="0006630A"/>
    <w:rsid w:val="00066397"/>
    <w:rsid w:val="000665FA"/>
    <w:rsid w:val="000668F4"/>
    <w:rsid w:val="0006739D"/>
    <w:rsid w:val="000678D5"/>
    <w:rsid w:val="00067A9B"/>
    <w:rsid w:val="00071537"/>
    <w:rsid w:val="00071802"/>
    <w:rsid w:val="00071EBF"/>
    <w:rsid w:val="0007300D"/>
    <w:rsid w:val="000752E4"/>
    <w:rsid w:val="00076030"/>
    <w:rsid w:val="00076312"/>
    <w:rsid w:val="000775AE"/>
    <w:rsid w:val="0008320D"/>
    <w:rsid w:val="000833D5"/>
    <w:rsid w:val="000853DB"/>
    <w:rsid w:val="0008674C"/>
    <w:rsid w:val="00086D46"/>
    <w:rsid w:val="0008730E"/>
    <w:rsid w:val="000910A4"/>
    <w:rsid w:val="000910C7"/>
    <w:rsid w:val="00091C88"/>
    <w:rsid w:val="00092F83"/>
    <w:rsid w:val="00094800"/>
    <w:rsid w:val="00095834"/>
    <w:rsid w:val="0009592E"/>
    <w:rsid w:val="00095BE0"/>
    <w:rsid w:val="000A1010"/>
    <w:rsid w:val="000A6923"/>
    <w:rsid w:val="000A6B1D"/>
    <w:rsid w:val="000A72E0"/>
    <w:rsid w:val="000B1FB0"/>
    <w:rsid w:val="000B3D70"/>
    <w:rsid w:val="000B3E47"/>
    <w:rsid w:val="000B3E8F"/>
    <w:rsid w:val="000B4554"/>
    <w:rsid w:val="000B61A0"/>
    <w:rsid w:val="000B62FF"/>
    <w:rsid w:val="000B6C2E"/>
    <w:rsid w:val="000B716F"/>
    <w:rsid w:val="000B7973"/>
    <w:rsid w:val="000C0AC6"/>
    <w:rsid w:val="000C24BC"/>
    <w:rsid w:val="000C29E8"/>
    <w:rsid w:val="000C3837"/>
    <w:rsid w:val="000C505F"/>
    <w:rsid w:val="000C5A8A"/>
    <w:rsid w:val="000D1183"/>
    <w:rsid w:val="000D1787"/>
    <w:rsid w:val="000D2283"/>
    <w:rsid w:val="000D317E"/>
    <w:rsid w:val="000D35F3"/>
    <w:rsid w:val="000D606A"/>
    <w:rsid w:val="000D6426"/>
    <w:rsid w:val="000D6D16"/>
    <w:rsid w:val="000D7B10"/>
    <w:rsid w:val="000E378C"/>
    <w:rsid w:val="000E444C"/>
    <w:rsid w:val="000E461A"/>
    <w:rsid w:val="000E6789"/>
    <w:rsid w:val="000E6E13"/>
    <w:rsid w:val="000F0A13"/>
    <w:rsid w:val="000F1D18"/>
    <w:rsid w:val="000F33E0"/>
    <w:rsid w:val="000F4975"/>
    <w:rsid w:val="000F57CC"/>
    <w:rsid w:val="000F78B9"/>
    <w:rsid w:val="001036F4"/>
    <w:rsid w:val="001078E3"/>
    <w:rsid w:val="00111A11"/>
    <w:rsid w:val="00111D2F"/>
    <w:rsid w:val="00112B5D"/>
    <w:rsid w:val="001133C0"/>
    <w:rsid w:val="00113F05"/>
    <w:rsid w:val="001150FC"/>
    <w:rsid w:val="00115B77"/>
    <w:rsid w:val="00117815"/>
    <w:rsid w:val="00120548"/>
    <w:rsid w:val="00122044"/>
    <w:rsid w:val="001239F6"/>
    <w:rsid w:val="00124B5F"/>
    <w:rsid w:val="00124CD1"/>
    <w:rsid w:val="0012781F"/>
    <w:rsid w:val="0013291D"/>
    <w:rsid w:val="001431F0"/>
    <w:rsid w:val="0014454B"/>
    <w:rsid w:val="00150021"/>
    <w:rsid w:val="00152E99"/>
    <w:rsid w:val="00153B39"/>
    <w:rsid w:val="001553A6"/>
    <w:rsid w:val="0016170F"/>
    <w:rsid w:val="00163E87"/>
    <w:rsid w:val="001642E4"/>
    <w:rsid w:val="0017057F"/>
    <w:rsid w:val="00173008"/>
    <w:rsid w:val="0017326E"/>
    <w:rsid w:val="001771F8"/>
    <w:rsid w:val="001813FC"/>
    <w:rsid w:val="00183AB1"/>
    <w:rsid w:val="00187852"/>
    <w:rsid w:val="00190D11"/>
    <w:rsid w:val="00191C59"/>
    <w:rsid w:val="00192C3F"/>
    <w:rsid w:val="001933F4"/>
    <w:rsid w:val="00194B16"/>
    <w:rsid w:val="00195A6B"/>
    <w:rsid w:val="0019733C"/>
    <w:rsid w:val="00197B2C"/>
    <w:rsid w:val="00197DD0"/>
    <w:rsid w:val="00197F0C"/>
    <w:rsid w:val="001A02A3"/>
    <w:rsid w:val="001A17DA"/>
    <w:rsid w:val="001A445A"/>
    <w:rsid w:val="001A5E7D"/>
    <w:rsid w:val="001A6423"/>
    <w:rsid w:val="001A681A"/>
    <w:rsid w:val="001A7263"/>
    <w:rsid w:val="001A79FF"/>
    <w:rsid w:val="001B0036"/>
    <w:rsid w:val="001B048E"/>
    <w:rsid w:val="001B26BC"/>
    <w:rsid w:val="001B5D1A"/>
    <w:rsid w:val="001B627F"/>
    <w:rsid w:val="001B7AA1"/>
    <w:rsid w:val="001C0F65"/>
    <w:rsid w:val="001C2D01"/>
    <w:rsid w:val="001C426C"/>
    <w:rsid w:val="001C512E"/>
    <w:rsid w:val="001C5656"/>
    <w:rsid w:val="001D4791"/>
    <w:rsid w:val="001D4B0E"/>
    <w:rsid w:val="001D5501"/>
    <w:rsid w:val="001D5FCB"/>
    <w:rsid w:val="001D6BF2"/>
    <w:rsid w:val="001D7168"/>
    <w:rsid w:val="001D7279"/>
    <w:rsid w:val="001D77FF"/>
    <w:rsid w:val="001E0233"/>
    <w:rsid w:val="001E03A6"/>
    <w:rsid w:val="001E1E0C"/>
    <w:rsid w:val="001E4426"/>
    <w:rsid w:val="001E5301"/>
    <w:rsid w:val="001E6BD2"/>
    <w:rsid w:val="001E77B4"/>
    <w:rsid w:val="001F021A"/>
    <w:rsid w:val="001F0565"/>
    <w:rsid w:val="001F6B43"/>
    <w:rsid w:val="001F7AE0"/>
    <w:rsid w:val="00200081"/>
    <w:rsid w:val="00203F18"/>
    <w:rsid w:val="00205A46"/>
    <w:rsid w:val="002105E5"/>
    <w:rsid w:val="00211EC2"/>
    <w:rsid w:val="00212DCA"/>
    <w:rsid w:val="00216563"/>
    <w:rsid w:val="00216B6C"/>
    <w:rsid w:val="00217556"/>
    <w:rsid w:val="00217F80"/>
    <w:rsid w:val="00221CD4"/>
    <w:rsid w:val="00222AC8"/>
    <w:rsid w:val="00223687"/>
    <w:rsid w:val="00223FC0"/>
    <w:rsid w:val="0022485C"/>
    <w:rsid w:val="002278A2"/>
    <w:rsid w:val="00227A06"/>
    <w:rsid w:val="00227FF5"/>
    <w:rsid w:val="00230AA8"/>
    <w:rsid w:val="00231A34"/>
    <w:rsid w:val="00234312"/>
    <w:rsid w:val="00235AA3"/>
    <w:rsid w:val="0024046D"/>
    <w:rsid w:val="00241E42"/>
    <w:rsid w:val="0024209C"/>
    <w:rsid w:val="00243C5B"/>
    <w:rsid w:val="00243CBC"/>
    <w:rsid w:val="002442DA"/>
    <w:rsid w:val="00244A5B"/>
    <w:rsid w:val="0025000D"/>
    <w:rsid w:val="00250876"/>
    <w:rsid w:val="0025100E"/>
    <w:rsid w:val="002513BF"/>
    <w:rsid w:val="0025314B"/>
    <w:rsid w:val="0025362A"/>
    <w:rsid w:val="00253DD2"/>
    <w:rsid w:val="00256210"/>
    <w:rsid w:val="002612EC"/>
    <w:rsid w:val="00263225"/>
    <w:rsid w:val="002650A1"/>
    <w:rsid w:val="0026547D"/>
    <w:rsid w:val="00265DF7"/>
    <w:rsid w:val="00266247"/>
    <w:rsid w:val="00267F68"/>
    <w:rsid w:val="00271680"/>
    <w:rsid w:val="00273A21"/>
    <w:rsid w:val="002742AC"/>
    <w:rsid w:val="00277C24"/>
    <w:rsid w:val="00277E87"/>
    <w:rsid w:val="002805C7"/>
    <w:rsid w:val="00281F9B"/>
    <w:rsid w:val="00282510"/>
    <w:rsid w:val="00284764"/>
    <w:rsid w:val="002923F8"/>
    <w:rsid w:val="00292433"/>
    <w:rsid w:val="00292AA5"/>
    <w:rsid w:val="002958FB"/>
    <w:rsid w:val="0029642C"/>
    <w:rsid w:val="00296693"/>
    <w:rsid w:val="00296704"/>
    <w:rsid w:val="002A0BC8"/>
    <w:rsid w:val="002A2CF7"/>
    <w:rsid w:val="002A4AB5"/>
    <w:rsid w:val="002A5D51"/>
    <w:rsid w:val="002A60E5"/>
    <w:rsid w:val="002B0743"/>
    <w:rsid w:val="002B4782"/>
    <w:rsid w:val="002B5297"/>
    <w:rsid w:val="002B61E6"/>
    <w:rsid w:val="002B7B22"/>
    <w:rsid w:val="002C1879"/>
    <w:rsid w:val="002C18EB"/>
    <w:rsid w:val="002C1D82"/>
    <w:rsid w:val="002C2C20"/>
    <w:rsid w:val="002C43EF"/>
    <w:rsid w:val="002C4A57"/>
    <w:rsid w:val="002C5779"/>
    <w:rsid w:val="002C65D5"/>
    <w:rsid w:val="002D014B"/>
    <w:rsid w:val="002D0239"/>
    <w:rsid w:val="002D20EA"/>
    <w:rsid w:val="002D292B"/>
    <w:rsid w:val="002D36A5"/>
    <w:rsid w:val="002D5DD6"/>
    <w:rsid w:val="002D5EEC"/>
    <w:rsid w:val="002D70A5"/>
    <w:rsid w:val="002D78E9"/>
    <w:rsid w:val="002D7DE3"/>
    <w:rsid w:val="002E0AA2"/>
    <w:rsid w:val="002E5AE3"/>
    <w:rsid w:val="002E7046"/>
    <w:rsid w:val="002F0718"/>
    <w:rsid w:val="002F2602"/>
    <w:rsid w:val="002F6C0B"/>
    <w:rsid w:val="003003D9"/>
    <w:rsid w:val="00302062"/>
    <w:rsid w:val="00303574"/>
    <w:rsid w:val="003036B2"/>
    <w:rsid w:val="00304FAF"/>
    <w:rsid w:val="0030758D"/>
    <w:rsid w:val="00307D8B"/>
    <w:rsid w:val="00310818"/>
    <w:rsid w:val="0031086A"/>
    <w:rsid w:val="00310919"/>
    <w:rsid w:val="00311D78"/>
    <w:rsid w:val="00312971"/>
    <w:rsid w:val="00314896"/>
    <w:rsid w:val="00315EAC"/>
    <w:rsid w:val="00316314"/>
    <w:rsid w:val="00316841"/>
    <w:rsid w:val="003176DB"/>
    <w:rsid w:val="003216C6"/>
    <w:rsid w:val="00321BC1"/>
    <w:rsid w:val="00325A73"/>
    <w:rsid w:val="00327609"/>
    <w:rsid w:val="003301EB"/>
    <w:rsid w:val="00330F65"/>
    <w:rsid w:val="00331378"/>
    <w:rsid w:val="00331A2E"/>
    <w:rsid w:val="00332B8A"/>
    <w:rsid w:val="00332D9C"/>
    <w:rsid w:val="00335485"/>
    <w:rsid w:val="00341304"/>
    <w:rsid w:val="0034199A"/>
    <w:rsid w:val="00346B5E"/>
    <w:rsid w:val="003503DE"/>
    <w:rsid w:val="0035046E"/>
    <w:rsid w:val="003522F4"/>
    <w:rsid w:val="003527AB"/>
    <w:rsid w:val="00353060"/>
    <w:rsid w:val="0035540C"/>
    <w:rsid w:val="00357478"/>
    <w:rsid w:val="00357FB0"/>
    <w:rsid w:val="0036101B"/>
    <w:rsid w:val="00361A56"/>
    <w:rsid w:val="00362BF0"/>
    <w:rsid w:val="00364D48"/>
    <w:rsid w:val="00364F7D"/>
    <w:rsid w:val="00365F28"/>
    <w:rsid w:val="00366288"/>
    <w:rsid w:val="00366461"/>
    <w:rsid w:val="00366A41"/>
    <w:rsid w:val="0036799E"/>
    <w:rsid w:val="00370864"/>
    <w:rsid w:val="00370A05"/>
    <w:rsid w:val="0037270A"/>
    <w:rsid w:val="00372C2A"/>
    <w:rsid w:val="00372F00"/>
    <w:rsid w:val="0037423A"/>
    <w:rsid w:val="00374FB5"/>
    <w:rsid w:val="00375042"/>
    <w:rsid w:val="00376F34"/>
    <w:rsid w:val="00381147"/>
    <w:rsid w:val="0038245F"/>
    <w:rsid w:val="003856D0"/>
    <w:rsid w:val="00385EA5"/>
    <w:rsid w:val="00386D13"/>
    <w:rsid w:val="00390498"/>
    <w:rsid w:val="00390B61"/>
    <w:rsid w:val="00392A3B"/>
    <w:rsid w:val="00392E3C"/>
    <w:rsid w:val="003943EE"/>
    <w:rsid w:val="00396192"/>
    <w:rsid w:val="003A00C8"/>
    <w:rsid w:val="003A0281"/>
    <w:rsid w:val="003A0E71"/>
    <w:rsid w:val="003A2F11"/>
    <w:rsid w:val="003A4D3D"/>
    <w:rsid w:val="003A5255"/>
    <w:rsid w:val="003A52CD"/>
    <w:rsid w:val="003A53DA"/>
    <w:rsid w:val="003A5B9C"/>
    <w:rsid w:val="003B105B"/>
    <w:rsid w:val="003B2E71"/>
    <w:rsid w:val="003B4A97"/>
    <w:rsid w:val="003B5EA2"/>
    <w:rsid w:val="003B6854"/>
    <w:rsid w:val="003B7148"/>
    <w:rsid w:val="003B7DCC"/>
    <w:rsid w:val="003C118F"/>
    <w:rsid w:val="003C2276"/>
    <w:rsid w:val="003C2BFC"/>
    <w:rsid w:val="003C30D1"/>
    <w:rsid w:val="003C46EA"/>
    <w:rsid w:val="003C497B"/>
    <w:rsid w:val="003C4B1C"/>
    <w:rsid w:val="003C5DA3"/>
    <w:rsid w:val="003C66A9"/>
    <w:rsid w:val="003C7E62"/>
    <w:rsid w:val="003D10C3"/>
    <w:rsid w:val="003D433E"/>
    <w:rsid w:val="003D44E9"/>
    <w:rsid w:val="003D61E7"/>
    <w:rsid w:val="003D70C3"/>
    <w:rsid w:val="003E1040"/>
    <w:rsid w:val="003E1546"/>
    <w:rsid w:val="003E1AB7"/>
    <w:rsid w:val="003E4948"/>
    <w:rsid w:val="003E6849"/>
    <w:rsid w:val="003E6DE4"/>
    <w:rsid w:val="003F0067"/>
    <w:rsid w:val="003F1F68"/>
    <w:rsid w:val="003F6249"/>
    <w:rsid w:val="00403B79"/>
    <w:rsid w:val="00404059"/>
    <w:rsid w:val="00404379"/>
    <w:rsid w:val="004048FF"/>
    <w:rsid w:val="00405364"/>
    <w:rsid w:val="00406640"/>
    <w:rsid w:val="00410587"/>
    <w:rsid w:val="00412F4D"/>
    <w:rsid w:val="004135E6"/>
    <w:rsid w:val="00413E9C"/>
    <w:rsid w:val="00414C93"/>
    <w:rsid w:val="004230CC"/>
    <w:rsid w:val="00423B1A"/>
    <w:rsid w:val="004260C9"/>
    <w:rsid w:val="00431891"/>
    <w:rsid w:val="00432590"/>
    <w:rsid w:val="00436485"/>
    <w:rsid w:val="00436B62"/>
    <w:rsid w:val="00437411"/>
    <w:rsid w:val="00437B05"/>
    <w:rsid w:val="0044117A"/>
    <w:rsid w:val="004518B7"/>
    <w:rsid w:val="004518E9"/>
    <w:rsid w:val="00451FBC"/>
    <w:rsid w:val="00452E4F"/>
    <w:rsid w:val="0045394C"/>
    <w:rsid w:val="00456372"/>
    <w:rsid w:val="00456398"/>
    <w:rsid w:val="00456F63"/>
    <w:rsid w:val="004575D0"/>
    <w:rsid w:val="00457C65"/>
    <w:rsid w:val="0046024B"/>
    <w:rsid w:val="00461A9F"/>
    <w:rsid w:val="00461C0E"/>
    <w:rsid w:val="00462F1F"/>
    <w:rsid w:val="00463B45"/>
    <w:rsid w:val="0046455D"/>
    <w:rsid w:val="00471240"/>
    <w:rsid w:val="00471255"/>
    <w:rsid w:val="0047187F"/>
    <w:rsid w:val="00472DF8"/>
    <w:rsid w:val="004776D1"/>
    <w:rsid w:val="004812B0"/>
    <w:rsid w:val="00481A64"/>
    <w:rsid w:val="00481F24"/>
    <w:rsid w:val="004827B9"/>
    <w:rsid w:val="004827D4"/>
    <w:rsid w:val="00483A29"/>
    <w:rsid w:val="004850BD"/>
    <w:rsid w:val="0048596B"/>
    <w:rsid w:val="00485C72"/>
    <w:rsid w:val="00487085"/>
    <w:rsid w:val="004872F6"/>
    <w:rsid w:val="00487BEE"/>
    <w:rsid w:val="00491FE5"/>
    <w:rsid w:val="00494BE4"/>
    <w:rsid w:val="004959F5"/>
    <w:rsid w:val="004A200D"/>
    <w:rsid w:val="004A3DF1"/>
    <w:rsid w:val="004A664B"/>
    <w:rsid w:val="004A6E0B"/>
    <w:rsid w:val="004B059B"/>
    <w:rsid w:val="004B1C66"/>
    <w:rsid w:val="004B1F45"/>
    <w:rsid w:val="004B2DE5"/>
    <w:rsid w:val="004B71F8"/>
    <w:rsid w:val="004C34E7"/>
    <w:rsid w:val="004C57B9"/>
    <w:rsid w:val="004C5BBE"/>
    <w:rsid w:val="004C6866"/>
    <w:rsid w:val="004C6893"/>
    <w:rsid w:val="004C753E"/>
    <w:rsid w:val="004C795F"/>
    <w:rsid w:val="004D1299"/>
    <w:rsid w:val="004D1D0A"/>
    <w:rsid w:val="004D3491"/>
    <w:rsid w:val="004D71F7"/>
    <w:rsid w:val="004D7D74"/>
    <w:rsid w:val="004E4726"/>
    <w:rsid w:val="004E4775"/>
    <w:rsid w:val="004E52E3"/>
    <w:rsid w:val="004F3806"/>
    <w:rsid w:val="004F68AC"/>
    <w:rsid w:val="004F7A18"/>
    <w:rsid w:val="00502098"/>
    <w:rsid w:val="00502907"/>
    <w:rsid w:val="00502F38"/>
    <w:rsid w:val="005036F1"/>
    <w:rsid w:val="00504C6A"/>
    <w:rsid w:val="005054C2"/>
    <w:rsid w:val="00506269"/>
    <w:rsid w:val="00506573"/>
    <w:rsid w:val="0051061E"/>
    <w:rsid w:val="00510FD1"/>
    <w:rsid w:val="005110A3"/>
    <w:rsid w:val="00512DF0"/>
    <w:rsid w:val="00514F79"/>
    <w:rsid w:val="00515797"/>
    <w:rsid w:val="005160C5"/>
    <w:rsid w:val="00516A1D"/>
    <w:rsid w:val="005201E4"/>
    <w:rsid w:val="0052285E"/>
    <w:rsid w:val="0052354B"/>
    <w:rsid w:val="005246E4"/>
    <w:rsid w:val="00525095"/>
    <w:rsid w:val="00525E1E"/>
    <w:rsid w:val="00525F58"/>
    <w:rsid w:val="005268D1"/>
    <w:rsid w:val="00533EF9"/>
    <w:rsid w:val="005358BC"/>
    <w:rsid w:val="00535F66"/>
    <w:rsid w:val="005373C8"/>
    <w:rsid w:val="00540F6E"/>
    <w:rsid w:val="0054255B"/>
    <w:rsid w:val="00543A8E"/>
    <w:rsid w:val="005458F3"/>
    <w:rsid w:val="00546597"/>
    <w:rsid w:val="005471F5"/>
    <w:rsid w:val="00547F3D"/>
    <w:rsid w:val="005511D3"/>
    <w:rsid w:val="00555B36"/>
    <w:rsid w:val="00556008"/>
    <w:rsid w:val="00556A5F"/>
    <w:rsid w:val="00560912"/>
    <w:rsid w:val="00562294"/>
    <w:rsid w:val="0056288F"/>
    <w:rsid w:val="00562A99"/>
    <w:rsid w:val="0056407D"/>
    <w:rsid w:val="0056493D"/>
    <w:rsid w:val="005654BF"/>
    <w:rsid w:val="00565923"/>
    <w:rsid w:val="00566FD0"/>
    <w:rsid w:val="00571338"/>
    <w:rsid w:val="0057198E"/>
    <w:rsid w:val="00571FCB"/>
    <w:rsid w:val="005722FA"/>
    <w:rsid w:val="005754A2"/>
    <w:rsid w:val="00575DEC"/>
    <w:rsid w:val="00576FCF"/>
    <w:rsid w:val="00580E23"/>
    <w:rsid w:val="005848D0"/>
    <w:rsid w:val="005870DD"/>
    <w:rsid w:val="00587B76"/>
    <w:rsid w:val="005904CE"/>
    <w:rsid w:val="005915FF"/>
    <w:rsid w:val="005928B4"/>
    <w:rsid w:val="00593081"/>
    <w:rsid w:val="00593664"/>
    <w:rsid w:val="005965A9"/>
    <w:rsid w:val="00596FCC"/>
    <w:rsid w:val="0059736C"/>
    <w:rsid w:val="00597405"/>
    <w:rsid w:val="005A18AC"/>
    <w:rsid w:val="005A1BDB"/>
    <w:rsid w:val="005A2B13"/>
    <w:rsid w:val="005A4BC9"/>
    <w:rsid w:val="005A6CED"/>
    <w:rsid w:val="005A7115"/>
    <w:rsid w:val="005B1A73"/>
    <w:rsid w:val="005B34C6"/>
    <w:rsid w:val="005B48DF"/>
    <w:rsid w:val="005B65B9"/>
    <w:rsid w:val="005B76D9"/>
    <w:rsid w:val="005C138F"/>
    <w:rsid w:val="005C17A9"/>
    <w:rsid w:val="005C3127"/>
    <w:rsid w:val="005C337D"/>
    <w:rsid w:val="005C4418"/>
    <w:rsid w:val="005C46A7"/>
    <w:rsid w:val="005C786D"/>
    <w:rsid w:val="005C7D49"/>
    <w:rsid w:val="005D05F2"/>
    <w:rsid w:val="005D0690"/>
    <w:rsid w:val="005D2B35"/>
    <w:rsid w:val="005D3101"/>
    <w:rsid w:val="005D3EE8"/>
    <w:rsid w:val="005D3F69"/>
    <w:rsid w:val="005D4385"/>
    <w:rsid w:val="005D4432"/>
    <w:rsid w:val="005D7644"/>
    <w:rsid w:val="005D7A3A"/>
    <w:rsid w:val="005E32EB"/>
    <w:rsid w:val="005E604C"/>
    <w:rsid w:val="005E645A"/>
    <w:rsid w:val="005F28EF"/>
    <w:rsid w:val="005F3057"/>
    <w:rsid w:val="005F4316"/>
    <w:rsid w:val="005F4657"/>
    <w:rsid w:val="005F55AF"/>
    <w:rsid w:val="005F6181"/>
    <w:rsid w:val="005F6E2B"/>
    <w:rsid w:val="006022C6"/>
    <w:rsid w:val="00603DFE"/>
    <w:rsid w:val="0060463C"/>
    <w:rsid w:val="00605331"/>
    <w:rsid w:val="006061E3"/>
    <w:rsid w:val="006064DC"/>
    <w:rsid w:val="0061335B"/>
    <w:rsid w:val="006134B5"/>
    <w:rsid w:val="00620095"/>
    <w:rsid w:val="00621FBC"/>
    <w:rsid w:val="0062252F"/>
    <w:rsid w:val="00624D26"/>
    <w:rsid w:val="006251C5"/>
    <w:rsid w:val="006256B3"/>
    <w:rsid w:val="0063312F"/>
    <w:rsid w:val="00634728"/>
    <w:rsid w:val="00634A3A"/>
    <w:rsid w:val="00634F17"/>
    <w:rsid w:val="006403D3"/>
    <w:rsid w:val="00644AC3"/>
    <w:rsid w:val="00650313"/>
    <w:rsid w:val="0065044C"/>
    <w:rsid w:val="00651308"/>
    <w:rsid w:val="00651B50"/>
    <w:rsid w:val="00651F50"/>
    <w:rsid w:val="0065271C"/>
    <w:rsid w:val="00661C68"/>
    <w:rsid w:val="00661D0D"/>
    <w:rsid w:val="00661EEF"/>
    <w:rsid w:val="00662B35"/>
    <w:rsid w:val="0066415B"/>
    <w:rsid w:val="00664C28"/>
    <w:rsid w:val="006657E9"/>
    <w:rsid w:val="0066656F"/>
    <w:rsid w:val="00667291"/>
    <w:rsid w:val="0066775A"/>
    <w:rsid w:val="00667814"/>
    <w:rsid w:val="00667BEF"/>
    <w:rsid w:val="006709D1"/>
    <w:rsid w:val="006714BE"/>
    <w:rsid w:val="00672C49"/>
    <w:rsid w:val="006732FE"/>
    <w:rsid w:val="00673717"/>
    <w:rsid w:val="0067452C"/>
    <w:rsid w:val="00674891"/>
    <w:rsid w:val="00676382"/>
    <w:rsid w:val="00676DAD"/>
    <w:rsid w:val="0067785D"/>
    <w:rsid w:val="00681E42"/>
    <w:rsid w:val="00684756"/>
    <w:rsid w:val="00686999"/>
    <w:rsid w:val="00686B54"/>
    <w:rsid w:val="0069077D"/>
    <w:rsid w:val="00691412"/>
    <w:rsid w:val="00691DFC"/>
    <w:rsid w:val="00692042"/>
    <w:rsid w:val="00693248"/>
    <w:rsid w:val="00693361"/>
    <w:rsid w:val="00693957"/>
    <w:rsid w:val="00696C54"/>
    <w:rsid w:val="00696CE6"/>
    <w:rsid w:val="006A016C"/>
    <w:rsid w:val="006A0199"/>
    <w:rsid w:val="006A137E"/>
    <w:rsid w:val="006A1563"/>
    <w:rsid w:val="006A419D"/>
    <w:rsid w:val="006A602C"/>
    <w:rsid w:val="006A6345"/>
    <w:rsid w:val="006A694D"/>
    <w:rsid w:val="006A6E66"/>
    <w:rsid w:val="006A7576"/>
    <w:rsid w:val="006B03B3"/>
    <w:rsid w:val="006B1DD8"/>
    <w:rsid w:val="006B26F2"/>
    <w:rsid w:val="006B3743"/>
    <w:rsid w:val="006B461B"/>
    <w:rsid w:val="006B4F3A"/>
    <w:rsid w:val="006B606E"/>
    <w:rsid w:val="006C3E34"/>
    <w:rsid w:val="006C4189"/>
    <w:rsid w:val="006C59B9"/>
    <w:rsid w:val="006C5BEF"/>
    <w:rsid w:val="006C79DF"/>
    <w:rsid w:val="006C7CEF"/>
    <w:rsid w:val="006D1A29"/>
    <w:rsid w:val="006D1C2E"/>
    <w:rsid w:val="006D3983"/>
    <w:rsid w:val="006D3BB3"/>
    <w:rsid w:val="006D4A1B"/>
    <w:rsid w:val="006D4F26"/>
    <w:rsid w:val="006D7BE5"/>
    <w:rsid w:val="006E38BE"/>
    <w:rsid w:val="006E47CD"/>
    <w:rsid w:val="006E59F1"/>
    <w:rsid w:val="006E6514"/>
    <w:rsid w:val="006F0B9D"/>
    <w:rsid w:val="006F1B3F"/>
    <w:rsid w:val="006F2FE4"/>
    <w:rsid w:val="006F5C65"/>
    <w:rsid w:val="006F735C"/>
    <w:rsid w:val="007002A9"/>
    <w:rsid w:val="00701388"/>
    <w:rsid w:val="00704B99"/>
    <w:rsid w:val="007060C4"/>
    <w:rsid w:val="00706D2B"/>
    <w:rsid w:val="00707EEB"/>
    <w:rsid w:val="00707FBD"/>
    <w:rsid w:val="0071056A"/>
    <w:rsid w:val="00710B6E"/>
    <w:rsid w:val="0071206F"/>
    <w:rsid w:val="0071212B"/>
    <w:rsid w:val="00712750"/>
    <w:rsid w:val="0071524D"/>
    <w:rsid w:val="0071531A"/>
    <w:rsid w:val="00715783"/>
    <w:rsid w:val="00721364"/>
    <w:rsid w:val="007216E1"/>
    <w:rsid w:val="00721E42"/>
    <w:rsid w:val="00722F0A"/>
    <w:rsid w:val="00723C6B"/>
    <w:rsid w:val="0072655D"/>
    <w:rsid w:val="00726675"/>
    <w:rsid w:val="0073155D"/>
    <w:rsid w:val="00732375"/>
    <w:rsid w:val="0073263E"/>
    <w:rsid w:val="00733CFE"/>
    <w:rsid w:val="007340A3"/>
    <w:rsid w:val="007341B1"/>
    <w:rsid w:val="00736A3A"/>
    <w:rsid w:val="00736C8D"/>
    <w:rsid w:val="00740076"/>
    <w:rsid w:val="0074015A"/>
    <w:rsid w:val="007402F4"/>
    <w:rsid w:val="0074361F"/>
    <w:rsid w:val="0074567B"/>
    <w:rsid w:val="00745E05"/>
    <w:rsid w:val="0075665E"/>
    <w:rsid w:val="0076236E"/>
    <w:rsid w:val="00763CCB"/>
    <w:rsid w:val="00766F50"/>
    <w:rsid w:val="00767958"/>
    <w:rsid w:val="00770505"/>
    <w:rsid w:val="0077064E"/>
    <w:rsid w:val="007714F2"/>
    <w:rsid w:val="00774608"/>
    <w:rsid w:val="007752C6"/>
    <w:rsid w:val="007778AB"/>
    <w:rsid w:val="0077799E"/>
    <w:rsid w:val="007818D8"/>
    <w:rsid w:val="00781E9F"/>
    <w:rsid w:val="00782E86"/>
    <w:rsid w:val="007864BF"/>
    <w:rsid w:val="00790A9D"/>
    <w:rsid w:val="00792BB8"/>
    <w:rsid w:val="00794824"/>
    <w:rsid w:val="007960F2"/>
    <w:rsid w:val="007A054F"/>
    <w:rsid w:val="007A1656"/>
    <w:rsid w:val="007A350F"/>
    <w:rsid w:val="007A3A6F"/>
    <w:rsid w:val="007A3FA1"/>
    <w:rsid w:val="007B0146"/>
    <w:rsid w:val="007B07DF"/>
    <w:rsid w:val="007B1B37"/>
    <w:rsid w:val="007B2605"/>
    <w:rsid w:val="007B560F"/>
    <w:rsid w:val="007B5BDF"/>
    <w:rsid w:val="007B7189"/>
    <w:rsid w:val="007C09AB"/>
    <w:rsid w:val="007C3E04"/>
    <w:rsid w:val="007C40B9"/>
    <w:rsid w:val="007C6503"/>
    <w:rsid w:val="007D0BDE"/>
    <w:rsid w:val="007D5659"/>
    <w:rsid w:val="007D5678"/>
    <w:rsid w:val="007D5C10"/>
    <w:rsid w:val="007D69E4"/>
    <w:rsid w:val="007D6CD7"/>
    <w:rsid w:val="007E4A2D"/>
    <w:rsid w:val="007E4F88"/>
    <w:rsid w:val="007E5857"/>
    <w:rsid w:val="007E6604"/>
    <w:rsid w:val="007E6995"/>
    <w:rsid w:val="007E6D2A"/>
    <w:rsid w:val="007F0C11"/>
    <w:rsid w:val="007F0E9C"/>
    <w:rsid w:val="007F19C4"/>
    <w:rsid w:val="007F2A0A"/>
    <w:rsid w:val="007F388E"/>
    <w:rsid w:val="007F4288"/>
    <w:rsid w:val="007F5455"/>
    <w:rsid w:val="007F64C1"/>
    <w:rsid w:val="00801321"/>
    <w:rsid w:val="00801E8F"/>
    <w:rsid w:val="0080261E"/>
    <w:rsid w:val="008036B5"/>
    <w:rsid w:val="00805D68"/>
    <w:rsid w:val="008075BC"/>
    <w:rsid w:val="00812167"/>
    <w:rsid w:val="00812C2C"/>
    <w:rsid w:val="008145DA"/>
    <w:rsid w:val="0081487A"/>
    <w:rsid w:val="00815D0D"/>
    <w:rsid w:val="00821FDE"/>
    <w:rsid w:val="00822A0B"/>
    <w:rsid w:val="00822A5F"/>
    <w:rsid w:val="0082666B"/>
    <w:rsid w:val="008267D5"/>
    <w:rsid w:val="0082683B"/>
    <w:rsid w:val="00826E32"/>
    <w:rsid w:val="00831CDF"/>
    <w:rsid w:val="008331D9"/>
    <w:rsid w:val="00835F31"/>
    <w:rsid w:val="00840F29"/>
    <w:rsid w:val="00843865"/>
    <w:rsid w:val="008466E3"/>
    <w:rsid w:val="00851214"/>
    <w:rsid w:val="00851759"/>
    <w:rsid w:val="00852663"/>
    <w:rsid w:val="0085534A"/>
    <w:rsid w:val="00855880"/>
    <w:rsid w:val="00856186"/>
    <w:rsid w:val="008565DA"/>
    <w:rsid w:val="00857445"/>
    <w:rsid w:val="00861290"/>
    <w:rsid w:val="00861D55"/>
    <w:rsid w:val="008623E3"/>
    <w:rsid w:val="008655EC"/>
    <w:rsid w:val="0086748D"/>
    <w:rsid w:val="00873012"/>
    <w:rsid w:val="00880CCE"/>
    <w:rsid w:val="0088254D"/>
    <w:rsid w:val="00882AB4"/>
    <w:rsid w:val="00887D77"/>
    <w:rsid w:val="00887F85"/>
    <w:rsid w:val="00891B52"/>
    <w:rsid w:val="00891BF4"/>
    <w:rsid w:val="00892154"/>
    <w:rsid w:val="0089655B"/>
    <w:rsid w:val="00896DD0"/>
    <w:rsid w:val="008A39F4"/>
    <w:rsid w:val="008A4A43"/>
    <w:rsid w:val="008A4E12"/>
    <w:rsid w:val="008A4EC5"/>
    <w:rsid w:val="008A51DC"/>
    <w:rsid w:val="008A5A37"/>
    <w:rsid w:val="008B2F34"/>
    <w:rsid w:val="008B4B5B"/>
    <w:rsid w:val="008B6473"/>
    <w:rsid w:val="008B685E"/>
    <w:rsid w:val="008B7004"/>
    <w:rsid w:val="008C1BCA"/>
    <w:rsid w:val="008C2170"/>
    <w:rsid w:val="008C5126"/>
    <w:rsid w:val="008C5A0A"/>
    <w:rsid w:val="008C7A15"/>
    <w:rsid w:val="008D03A6"/>
    <w:rsid w:val="008D0418"/>
    <w:rsid w:val="008D55EF"/>
    <w:rsid w:val="008D77EA"/>
    <w:rsid w:val="008E0A5B"/>
    <w:rsid w:val="008E0FC4"/>
    <w:rsid w:val="008E14E6"/>
    <w:rsid w:val="008E596C"/>
    <w:rsid w:val="008E6AD6"/>
    <w:rsid w:val="008E6D0D"/>
    <w:rsid w:val="008E73E2"/>
    <w:rsid w:val="008F07AD"/>
    <w:rsid w:val="008F0E29"/>
    <w:rsid w:val="008F292C"/>
    <w:rsid w:val="008F2D83"/>
    <w:rsid w:val="008F3A3C"/>
    <w:rsid w:val="008F4244"/>
    <w:rsid w:val="008F7261"/>
    <w:rsid w:val="00900400"/>
    <w:rsid w:val="009008CB"/>
    <w:rsid w:val="00900A0B"/>
    <w:rsid w:val="00900E99"/>
    <w:rsid w:val="00901E1D"/>
    <w:rsid w:val="0090331F"/>
    <w:rsid w:val="00911F1A"/>
    <w:rsid w:val="0091203E"/>
    <w:rsid w:val="0091243E"/>
    <w:rsid w:val="00913EDD"/>
    <w:rsid w:val="00914593"/>
    <w:rsid w:val="00916166"/>
    <w:rsid w:val="00916CE3"/>
    <w:rsid w:val="009201EA"/>
    <w:rsid w:val="009214F7"/>
    <w:rsid w:val="00921F35"/>
    <w:rsid w:val="00923511"/>
    <w:rsid w:val="00927250"/>
    <w:rsid w:val="00930FAE"/>
    <w:rsid w:val="00934DFD"/>
    <w:rsid w:val="00935970"/>
    <w:rsid w:val="00935B05"/>
    <w:rsid w:val="00935B44"/>
    <w:rsid w:val="00936BB8"/>
    <w:rsid w:val="009414DF"/>
    <w:rsid w:val="009418D1"/>
    <w:rsid w:val="00942A13"/>
    <w:rsid w:val="00942DB1"/>
    <w:rsid w:val="009461EC"/>
    <w:rsid w:val="009471CB"/>
    <w:rsid w:val="00947C02"/>
    <w:rsid w:val="009503C8"/>
    <w:rsid w:val="00952421"/>
    <w:rsid w:val="00953CC8"/>
    <w:rsid w:val="009540A9"/>
    <w:rsid w:val="00955155"/>
    <w:rsid w:val="00955331"/>
    <w:rsid w:val="00956AD6"/>
    <w:rsid w:val="00957E20"/>
    <w:rsid w:val="00960F3F"/>
    <w:rsid w:val="009625E7"/>
    <w:rsid w:val="009634D5"/>
    <w:rsid w:val="0096395D"/>
    <w:rsid w:val="00965C89"/>
    <w:rsid w:val="00967583"/>
    <w:rsid w:val="0097092B"/>
    <w:rsid w:val="00971297"/>
    <w:rsid w:val="009730AA"/>
    <w:rsid w:val="0097480E"/>
    <w:rsid w:val="00977641"/>
    <w:rsid w:val="00980D36"/>
    <w:rsid w:val="009820F1"/>
    <w:rsid w:val="009849B5"/>
    <w:rsid w:val="00985329"/>
    <w:rsid w:val="00985967"/>
    <w:rsid w:val="00990F3A"/>
    <w:rsid w:val="00992B10"/>
    <w:rsid w:val="00992CE4"/>
    <w:rsid w:val="009938C3"/>
    <w:rsid w:val="00993A23"/>
    <w:rsid w:val="00993FB7"/>
    <w:rsid w:val="009947E7"/>
    <w:rsid w:val="00997263"/>
    <w:rsid w:val="0099741D"/>
    <w:rsid w:val="009A03D0"/>
    <w:rsid w:val="009A0905"/>
    <w:rsid w:val="009A1DBF"/>
    <w:rsid w:val="009A2DD7"/>
    <w:rsid w:val="009A6D56"/>
    <w:rsid w:val="009A6FA3"/>
    <w:rsid w:val="009B070F"/>
    <w:rsid w:val="009B209D"/>
    <w:rsid w:val="009B45D1"/>
    <w:rsid w:val="009B5AF4"/>
    <w:rsid w:val="009B6D2D"/>
    <w:rsid w:val="009B7572"/>
    <w:rsid w:val="009C04C4"/>
    <w:rsid w:val="009C080F"/>
    <w:rsid w:val="009C1BE6"/>
    <w:rsid w:val="009C6CCD"/>
    <w:rsid w:val="009C79B5"/>
    <w:rsid w:val="009D13A0"/>
    <w:rsid w:val="009D1DCB"/>
    <w:rsid w:val="009D2ED5"/>
    <w:rsid w:val="009D3833"/>
    <w:rsid w:val="009D4CE9"/>
    <w:rsid w:val="009D5E29"/>
    <w:rsid w:val="009D7549"/>
    <w:rsid w:val="009D7BE5"/>
    <w:rsid w:val="009E2534"/>
    <w:rsid w:val="009E288F"/>
    <w:rsid w:val="009E727A"/>
    <w:rsid w:val="009E7287"/>
    <w:rsid w:val="009F06F1"/>
    <w:rsid w:val="009F0DF3"/>
    <w:rsid w:val="009F2720"/>
    <w:rsid w:val="009F3FBD"/>
    <w:rsid w:val="009F45D7"/>
    <w:rsid w:val="009F54F7"/>
    <w:rsid w:val="009F71D0"/>
    <w:rsid w:val="00A01B80"/>
    <w:rsid w:val="00A01D87"/>
    <w:rsid w:val="00A01DEE"/>
    <w:rsid w:val="00A01F73"/>
    <w:rsid w:val="00A021DE"/>
    <w:rsid w:val="00A03869"/>
    <w:rsid w:val="00A0425A"/>
    <w:rsid w:val="00A04ED7"/>
    <w:rsid w:val="00A0631D"/>
    <w:rsid w:val="00A06467"/>
    <w:rsid w:val="00A07944"/>
    <w:rsid w:val="00A104B0"/>
    <w:rsid w:val="00A11902"/>
    <w:rsid w:val="00A11C80"/>
    <w:rsid w:val="00A1642A"/>
    <w:rsid w:val="00A16C39"/>
    <w:rsid w:val="00A17610"/>
    <w:rsid w:val="00A17B41"/>
    <w:rsid w:val="00A209BC"/>
    <w:rsid w:val="00A21C76"/>
    <w:rsid w:val="00A22F5E"/>
    <w:rsid w:val="00A232A7"/>
    <w:rsid w:val="00A3181E"/>
    <w:rsid w:val="00A321BB"/>
    <w:rsid w:val="00A3264D"/>
    <w:rsid w:val="00A32DFA"/>
    <w:rsid w:val="00A35194"/>
    <w:rsid w:val="00A36593"/>
    <w:rsid w:val="00A366CC"/>
    <w:rsid w:val="00A4055D"/>
    <w:rsid w:val="00A421B6"/>
    <w:rsid w:val="00A4373B"/>
    <w:rsid w:val="00A43792"/>
    <w:rsid w:val="00A4530A"/>
    <w:rsid w:val="00A468C1"/>
    <w:rsid w:val="00A471E6"/>
    <w:rsid w:val="00A4768A"/>
    <w:rsid w:val="00A5066C"/>
    <w:rsid w:val="00A5270C"/>
    <w:rsid w:val="00A52B17"/>
    <w:rsid w:val="00A542A6"/>
    <w:rsid w:val="00A5542D"/>
    <w:rsid w:val="00A564FD"/>
    <w:rsid w:val="00A56E72"/>
    <w:rsid w:val="00A57C45"/>
    <w:rsid w:val="00A63660"/>
    <w:rsid w:val="00A63936"/>
    <w:rsid w:val="00A70A87"/>
    <w:rsid w:val="00A72D26"/>
    <w:rsid w:val="00A740E4"/>
    <w:rsid w:val="00A74A07"/>
    <w:rsid w:val="00A75AC1"/>
    <w:rsid w:val="00A8082F"/>
    <w:rsid w:val="00A81120"/>
    <w:rsid w:val="00A8120C"/>
    <w:rsid w:val="00A824A2"/>
    <w:rsid w:val="00A82BA1"/>
    <w:rsid w:val="00A82EDF"/>
    <w:rsid w:val="00A85943"/>
    <w:rsid w:val="00A86768"/>
    <w:rsid w:val="00A872CC"/>
    <w:rsid w:val="00A9082E"/>
    <w:rsid w:val="00A92174"/>
    <w:rsid w:val="00A92FAC"/>
    <w:rsid w:val="00A9588A"/>
    <w:rsid w:val="00A96F17"/>
    <w:rsid w:val="00A97316"/>
    <w:rsid w:val="00AA0A41"/>
    <w:rsid w:val="00AA32BE"/>
    <w:rsid w:val="00AA47EA"/>
    <w:rsid w:val="00AA6045"/>
    <w:rsid w:val="00AB0026"/>
    <w:rsid w:val="00AB0C8E"/>
    <w:rsid w:val="00AB2C23"/>
    <w:rsid w:val="00AB6927"/>
    <w:rsid w:val="00AC01DD"/>
    <w:rsid w:val="00AC542E"/>
    <w:rsid w:val="00AC5B72"/>
    <w:rsid w:val="00AC5D31"/>
    <w:rsid w:val="00AC6A7E"/>
    <w:rsid w:val="00AD1B88"/>
    <w:rsid w:val="00AD21FF"/>
    <w:rsid w:val="00AD3319"/>
    <w:rsid w:val="00AD4F2E"/>
    <w:rsid w:val="00AD53EF"/>
    <w:rsid w:val="00AD6FD8"/>
    <w:rsid w:val="00AE3159"/>
    <w:rsid w:val="00AE46B0"/>
    <w:rsid w:val="00AF077F"/>
    <w:rsid w:val="00AF20F2"/>
    <w:rsid w:val="00AF2280"/>
    <w:rsid w:val="00AF28BF"/>
    <w:rsid w:val="00AF3290"/>
    <w:rsid w:val="00AF5923"/>
    <w:rsid w:val="00AF5D23"/>
    <w:rsid w:val="00AF637B"/>
    <w:rsid w:val="00AF6988"/>
    <w:rsid w:val="00AF7D83"/>
    <w:rsid w:val="00B002E5"/>
    <w:rsid w:val="00B02EF9"/>
    <w:rsid w:val="00B04118"/>
    <w:rsid w:val="00B041A1"/>
    <w:rsid w:val="00B045F8"/>
    <w:rsid w:val="00B05A9C"/>
    <w:rsid w:val="00B061BF"/>
    <w:rsid w:val="00B07D49"/>
    <w:rsid w:val="00B11103"/>
    <w:rsid w:val="00B1123C"/>
    <w:rsid w:val="00B12563"/>
    <w:rsid w:val="00B13A63"/>
    <w:rsid w:val="00B146F0"/>
    <w:rsid w:val="00B14DB4"/>
    <w:rsid w:val="00B16016"/>
    <w:rsid w:val="00B169B9"/>
    <w:rsid w:val="00B2224A"/>
    <w:rsid w:val="00B22B2D"/>
    <w:rsid w:val="00B2563B"/>
    <w:rsid w:val="00B2606E"/>
    <w:rsid w:val="00B26F13"/>
    <w:rsid w:val="00B31122"/>
    <w:rsid w:val="00B35E58"/>
    <w:rsid w:val="00B37B05"/>
    <w:rsid w:val="00B51290"/>
    <w:rsid w:val="00B54539"/>
    <w:rsid w:val="00B55C47"/>
    <w:rsid w:val="00B5623C"/>
    <w:rsid w:val="00B5735D"/>
    <w:rsid w:val="00B6263B"/>
    <w:rsid w:val="00B62F42"/>
    <w:rsid w:val="00B64FD3"/>
    <w:rsid w:val="00B65395"/>
    <w:rsid w:val="00B6729A"/>
    <w:rsid w:val="00B7349C"/>
    <w:rsid w:val="00B74A2E"/>
    <w:rsid w:val="00B77312"/>
    <w:rsid w:val="00B77958"/>
    <w:rsid w:val="00B815A5"/>
    <w:rsid w:val="00B82AA8"/>
    <w:rsid w:val="00B8348E"/>
    <w:rsid w:val="00B836A0"/>
    <w:rsid w:val="00B859D2"/>
    <w:rsid w:val="00B85A2D"/>
    <w:rsid w:val="00B86694"/>
    <w:rsid w:val="00B91BBF"/>
    <w:rsid w:val="00B92868"/>
    <w:rsid w:val="00B94E53"/>
    <w:rsid w:val="00B95835"/>
    <w:rsid w:val="00BA0D0D"/>
    <w:rsid w:val="00BA2D50"/>
    <w:rsid w:val="00BA51F6"/>
    <w:rsid w:val="00BA5510"/>
    <w:rsid w:val="00BA6D1C"/>
    <w:rsid w:val="00BB058A"/>
    <w:rsid w:val="00BB080E"/>
    <w:rsid w:val="00BB0A2E"/>
    <w:rsid w:val="00BB13F3"/>
    <w:rsid w:val="00BB1F11"/>
    <w:rsid w:val="00BB54DE"/>
    <w:rsid w:val="00BB6BB5"/>
    <w:rsid w:val="00BB74FA"/>
    <w:rsid w:val="00BC2393"/>
    <w:rsid w:val="00BC5597"/>
    <w:rsid w:val="00BC6FF1"/>
    <w:rsid w:val="00BD28D1"/>
    <w:rsid w:val="00BD4EEB"/>
    <w:rsid w:val="00BD6031"/>
    <w:rsid w:val="00BD673E"/>
    <w:rsid w:val="00BD6747"/>
    <w:rsid w:val="00BD7FC8"/>
    <w:rsid w:val="00BE147D"/>
    <w:rsid w:val="00BE1D75"/>
    <w:rsid w:val="00BE432E"/>
    <w:rsid w:val="00BE46D1"/>
    <w:rsid w:val="00BE59B3"/>
    <w:rsid w:val="00BE5C7B"/>
    <w:rsid w:val="00BE5D7D"/>
    <w:rsid w:val="00BE617B"/>
    <w:rsid w:val="00BE6650"/>
    <w:rsid w:val="00BF17E6"/>
    <w:rsid w:val="00BF2DA7"/>
    <w:rsid w:val="00BF515C"/>
    <w:rsid w:val="00BF743F"/>
    <w:rsid w:val="00C02D3E"/>
    <w:rsid w:val="00C034F2"/>
    <w:rsid w:val="00C03600"/>
    <w:rsid w:val="00C04D29"/>
    <w:rsid w:val="00C05410"/>
    <w:rsid w:val="00C0587B"/>
    <w:rsid w:val="00C063AE"/>
    <w:rsid w:val="00C07164"/>
    <w:rsid w:val="00C11435"/>
    <w:rsid w:val="00C12660"/>
    <w:rsid w:val="00C12A3F"/>
    <w:rsid w:val="00C20046"/>
    <w:rsid w:val="00C200A2"/>
    <w:rsid w:val="00C21AD7"/>
    <w:rsid w:val="00C247AE"/>
    <w:rsid w:val="00C2599D"/>
    <w:rsid w:val="00C26D73"/>
    <w:rsid w:val="00C30F3C"/>
    <w:rsid w:val="00C312A8"/>
    <w:rsid w:val="00C31445"/>
    <w:rsid w:val="00C329EB"/>
    <w:rsid w:val="00C32A16"/>
    <w:rsid w:val="00C33E71"/>
    <w:rsid w:val="00C33EE7"/>
    <w:rsid w:val="00C34771"/>
    <w:rsid w:val="00C3568C"/>
    <w:rsid w:val="00C37F39"/>
    <w:rsid w:val="00C417EC"/>
    <w:rsid w:val="00C42755"/>
    <w:rsid w:val="00C46259"/>
    <w:rsid w:val="00C466B2"/>
    <w:rsid w:val="00C46C97"/>
    <w:rsid w:val="00C47455"/>
    <w:rsid w:val="00C50ADE"/>
    <w:rsid w:val="00C521A8"/>
    <w:rsid w:val="00C5538B"/>
    <w:rsid w:val="00C6278C"/>
    <w:rsid w:val="00C62984"/>
    <w:rsid w:val="00C62B31"/>
    <w:rsid w:val="00C63351"/>
    <w:rsid w:val="00C64AEB"/>
    <w:rsid w:val="00C65668"/>
    <w:rsid w:val="00C67510"/>
    <w:rsid w:val="00C70771"/>
    <w:rsid w:val="00C714E0"/>
    <w:rsid w:val="00C7171E"/>
    <w:rsid w:val="00C71A40"/>
    <w:rsid w:val="00C74034"/>
    <w:rsid w:val="00C75ACF"/>
    <w:rsid w:val="00C7673D"/>
    <w:rsid w:val="00C809B0"/>
    <w:rsid w:val="00C81B58"/>
    <w:rsid w:val="00C8578D"/>
    <w:rsid w:val="00C857B4"/>
    <w:rsid w:val="00C87614"/>
    <w:rsid w:val="00C91108"/>
    <w:rsid w:val="00C91E5D"/>
    <w:rsid w:val="00C93698"/>
    <w:rsid w:val="00C95036"/>
    <w:rsid w:val="00C96F3B"/>
    <w:rsid w:val="00CA09CB"/>
    <w:rsid w:val="00CA2A09"/>
    <w:rsid w:val="00CA3181"/>
    <w:rsid w:val="00CA388F"/>
    <w:rsid w:val="00CA7F1F"/>
    <w:rsid w:val="00CB0E7B"/>
    <w:rsid w:val="00CB1FCB"/>
    <w:rsid w:val="00CB2615"/>
    <w:rsid w:val="00CB33F0"/>
    <w:rsid w:val="00CB4576"/>
    <w:rsid w:val="00CB739E"/>
    <w:rsid w:val="00CB7C73"/>
    <w:rsid w:val="00CC371B"/>
    <w:rsid w:val="00CC4167"/>
    <w:rsid w:val="00CC537F"/>
    <w:rsid w:val="00CC5C69"/>
    <w:rsid w:val="00CC6974"/>
    <w:rsid w:val="00CD4208"/>
    <w:rsid w:val="00CD4A26"/>
    <w:rsid w:val="00CD4D0D"/>
    <w:rsid w:val="00CD4F0A"/>
    <w:rsid w:val="00CE172B"/>
    <w:rsid w:val="00CE2608"/>
    <w:rsid w:val="00CE288C"/>
    <w:rsid w:val="00CE38F6"/>
    <w:rsid w:val="00CE6EDF"/>
    <w:rsid w:val="00CE7A72"/>
    <w:rsid w:val="00CF3919"/>
    <w:rsid w:val="00D04211"/>
    <w:rsid w:val="00D05F66"/>
    <w:rsid w:val="00D12AF5"/>
    <w:rsid w:val="00D132E2"/>
    <w:rsid w:val="00D1437D"/>
    <w:rsid w:val="00D1509E"/>
    <w:rsid w:val="00D151D1"/>
    <w:rsid w:val="00D1706D"/>
    <w:rsid w:val="00D17246"/>
    <w:rsid w:val="00D20194"/>
    <w:rsid w:val="00D20C58"/>
    <w:rsid w:val="00D2239E"/>
    <w:rsid w:val="00D2631A"/>
    <w:rsid w:val="00D2725A"/>
    <w:rsid w:val="00D30350"/>
    <w:rsid w:val="00D35274"/>
    <w:rsid w:val="00D35447"/>
    <w:rsid w:val="00D362BC"/>
    <w:rsid w:val="00D444CE"/>
    <w:rsid w:val="00D4455F"/>
    <w:rsid w:val="00D50247"/>
    <w:rsid w:val="00D50ED6"/>
    <w:rsid w:val="00D516ED"/>
    <w:rsid w:val="00D52C95"/>
    <w:rsid w:val="00D52F1A"/>
    <w:rsid w:val="00D53DA8"/>
    <w:rsid w:val="00D54052"/>
    <w:rsid w:val="00D57DC2"/>
    <w:rsid w:val="00D61E51"/>
    <w:rsid w:val="00D629A3"/>
    <w:rsid w:val="00D62E98"/>
    <w:rsid w:val="00D648FB"/>
    <w:rsid w:val="00D67241"/>
    <w:rsid w:val="00D7171D"/>
    <w:rsid w:val="00D718A9"/>
    <w:rsid w:val="00D71C5F"/>
    <w:rsid w:val="00D73CF6"/>
    <w:rsid w:val="00D7772D"/>
    <w:rsid w:val="00D806A4"/>
    <w:rsid w:val="00D81A2E"/>
    <w:rsid w:val="00D83386"/>
    <w:rsid w:val="00D838AD"/>
    <w:rsid w:val="00D83E7D"/>
    <w:rsid w:val="00D91D32"/>
    <w:rsid w:val="00D924BE"/>
    <w:rsid w:val="00D930B4"/>
    <w:rsid w:val="00D930EC"/>
    <w:rsid w:val="00D93B5F"/>
    <w:rsid w:val="00D93F03"/>
    <w:rsid w:val="00D94C96"/>
    <w:rsid w:val="00D9545C"/>
    <w:rsid w:val="00D95B4A"/>
    <w:rsid w:val="00D96B47"/>
    <w:rsid w:val="00D976D3"/>
    <w:rsid w:val="00D97906"/>
    <w:rsid w:val="00DA0244"/>
    <w:rsid w:val="00DA0880"/>
    <w:rsid w:val="00DA0AA5"/>
    <w:rsid w:val="00DA161A"/>
    <w:rsid w:val="00DA2AB8"/>
    <w:rsid w:val="00DB430B"/>
    <w:rsid w:val="00DB4791"/>
    <w:rsid w:val="00DB524D"/>
    <w:rsid w:val="00DB56A5"/>
    <w:rsid w:val="00DB6125"/>
    <w:rsid w:val="00DC1251"/>
    <w:rsid w:val="00DC196B"/>
    <w:rsid w:val="00DC1BF2"/>
    <w:rsid w:val="00DC233E"/>
    <w:rsid w:val="00DC4A32"/>
    <w:rsid w:val="00DC52F4"/>
    <w:rsid w:val="00DC6433"/>
    <w:rsid w:val="00DC6837"/>
    <w:rsid w:val="00DC7C15"/>
    <w:rsid w:val="00DD0B03"/>
    <w:rsid w:val="00DD2471"/>
    <w:rsid w:val="00DD5286"/>
    <w:rsid w:val="00DD7162"/>
    <w:rsid w:val="00DE0F2E"/>
    <w:rsid w:val="00DE3FB3"/>
    <w:rsid w:val="00DE46E8"/>
    <w:rsid w:val="00DE7FDD"/>
    <w:rsid w:val="00DF0E81"/>
    <w:rsid w:val="00DF10BF"/>
    <w:rsid w:val="00DF174D"/>
    <w:rsid w:val="00DF2884"/>
    <w:rsid w:val="00DF61F2"/>
    <w:rsid w:val="00DF6892"/>
    <w:rsid w:val="00E01DB8"/>
    <w:rsid w:val="00E03303"/>
    <w:rsid w:val="00E038E2"/>
    <w:rsid w:val="00E04628"/>
    <w:rsid w:val="00E04783"/>
    <w:rsid w:val="00E06945"/>
    <w:rsid w:val="00E07C81"/>
    <w:rsid w:val="00E10AF7"/>
    <w:rsid w:val="00E10F85"/>
    <w:rsid w:val="00E11900"/>
    <w:rsid w:val="00E1266B"/>
    <w:rsid w:val="00E12A8B"/>
    <w:rsid w:val="00E13DDB"/>
    <w:rsid w:val="00E13DF5"/>
    <w:rsid w:val="00E1477A"/>
    <w:rsid w:val="00E16C6B"/>
    <w:rsid w:val="00E178CE"/>
    <w:rsid w:val="00E24E6A"/>
    <w:rsid w:val="00E344D2"/>
    <w:rsid w:val="00E34C4B"/>
    <w:rsid w:val="00E35E90"/>
    <w:rsid w:val="00E37FE5"/>
    <w:rsid w:val="00E41AAE"/>
    <w:rsid w:val="00E50A24"/>
    <w:rsid w:val="00E540F8"/>
    <w:rsid w:val="00E579AF"/>
    <w:rsid w:val="00E6063F"/>
    <w:rsid w:val="00E60929"/>
    <w:rsid w:val="00E66732"/>
    <w:rsid w:val="00E70890"/>
    <w:rsid w:val="00E722CF"/>
    <w:rsid w:val="00E73239"/>
    <w:rsid w:val="00E73916"/>
    <w:rsid w:val="00E73EBE"/>
    <w:rsid w:val="00E74BC3"/>
    <w:rsid w:val="00E75659"/>
    <w:rsid w:val="00E75F5A"/>
    <w:rsid w:val="00E76543"/>
    <w:rsid w:val="00E7679A"/>
    <w:rsid w:val="00E80A8D"/>
    <w:rsid w:val="00E8158A"/>
    <w:rsid w:val="00E82C50"/>
    <w:rsid w:val="00E929C0"/>
    <w:rsid w:val="00E94994"/>
    <w:rsid w:val="00E95A57"/>
    <w:rsid w:val="00E97F87"/>
    <w:rsid w:val="00EA40DE"/>
    <w:rsid w:val="00EA46E0"/>
    <w:rsid w:val="00EA54CA"/>
    <w:rsid w:val="00EA6436"/>
    <w:rsid w:val="00EA7FF2"/>
    <w:rsid w:val="00EB0217"/>
    <w:rsid w:val="00EB2122"/>
    <w:rsid w:val="00EB2753"/>
    <w:rsid w:val="00EB35F2"/>
    <w:rsid w:val="00EB7010"/>
    <w:rsid w:val="00EB70AB"/>
    <w:rsid w:val="00EB7394"/>
    <w:rsid w:val="00EB76BE"/>
    <w:rsid w:val="00EB7F59"/>
    <w:rsid w:val="00EC0D67"/>
    <w:rsid w:val="00EC24C4"/>
    <w:rsid w:val="00EC362A"/>
    <w:rsid w:val="00EC39CE"/>
    <w:rsid w:val="00EC62DA"/>
    <w:rsid w:val="00EC6816"/>
    <w:rsid w:val="00EC6969"/>
    <w:rsid w:val="00EC770B"/>
    <w:rsid w:val="00ED1F73"/>
    <w:rsid w:val="00ED5E4E"/>
    <w:rsid w:val="00ED6363"/>
    <w:rsid w:val="00ED6A9D"/>
    <w:rsid w:val="00ED79A6"/>
    <w:rsid w:val="00EE0C3C"/>
    <w:rsid w:val="00EE13B6"/>
    <w:rsid w:val="00EE3A78"/>
    <w:rsid w:val="00EE459A"/>
    <w:rsid w:val="00EF2210"/>
    <w:rsid w:val="00EF2ED7"/>
    <w:rsid w:val="00EF542A"/>
    <w:rsid w:val="00F01333"/>
    <w:rsid w:val="00F05857"/>
    <w:rsid w:val="00F07B06"/>
    <w:rsid w:val="00F11B5A"/>
    <w:rsid w:val="00F1476F"/>
    <w:rsid w:val="00F156BC"/>
    <w:rsid w:val="00F1734A"/>
    <w:rsid w:val="00F2324C"/>
    <w:rsid w:val="00F2447C"/>
    <w:rsid w:val="00F25E70"/>
    <w:rsid w:val="00F27040"/>
    <w:rsid w:val="00F27F8A"/>
    <w:rsid w:val="00F30387"/>
    <w:rsid w:val="00F305D4"/>
    <w:rsid w:val="00F3170A"/>
    <w:rsid w:val="00F322D7"/>
    <w:rsid w:val="00F326B9"/>
    <w:rsid w:val="00F341D5"/>
    <w:rsid w:val="00F34D4D"/>
    <w:rsid w:val="00F359DF"/>
    <w:rsid w:val="00F43F17"/>
    <w:rsid w:val="00F44955"/>
    <w:rsid w:val="00F45993"/>
    <w:rsid w:val="00F46680"/>
    <w:rsid w:val="00F52C03"/>
    <w:rsid w:val="00F54B7A"/>
    <w:rsid w:val="00F55F65"/>
    <w:rsid w:val="00F6062D"/>
    <w:rsid w:val="00F61DF0"/>
    <w:rsid w:val="00F62E54"/>
    <w:rsid w:val="00F635E4"/>
    <w:rsid w:val="00F64DA9"/>
    <w:rsid w:val="00F670C8"/>
    <w:rsid w:val="00F67BCD"/>
    <w:rsid w:val="00F717B0"/>
    <w:rsid w:val="00F71DE5"/>
    <w:rsid w:val="00F72C01"/>
    <w:rsid w:val="00F7301B"/>
    <w:rsid w:val="00F74EE1"/>
    <w:rsid w:val="00F7690B"/>
    <w:rsid w:val="00F81BF8"/>
    <w:rsid w:val="00F8230A"/>
    <w:rsid w:val="00F8464E"/>
    <w:rsid w:val="00F85D92"/>
    <w:rsid w:val="00F86853"/>
    <w:rsid w:val="00F91212"/>
    <w:rsid w:val="00F929DA"/>
    <w:rsid w:val="00F92F29"/>
    <w:rsid w:val="00F93D13"/>
    <w:rsid w:val="00F968A2"/>
    <w:rsid w:val="00F96B3C"/>
    <w:rsid w:val="00FA0273"/>
    <w:rsid w:val="00FA07A2"/>
    <w:rsid w:val="00FA1B20"/>
    <w:rsid w:val="00FA2855"/>
    <w:rsid w:val="00FA3780"/>
    <w:rsid w:val="00FA4C70"/>
    <w:rsid w:val="00FA6BCD"/>
    <w:rsid w:val="00FB13F3"/>
    <w:rsid w:val="00FB1AB0"/>
    <w:rsid w:val="00FB2CB4"/>
    <w:rsid w:val="00FB36E8"/>
    <w:rsid w:val="00FB52AE"/>
    <w:rsid w:val="00FB77AC"/>
    <w:rsid w:val="00FB78BD"/>
    <w:rsid w:val="00FC0A3F"/>
    <w:rsid w:val="00FC632E"/>
    <w:rsid w:val="00FD3DFC"/>
    <w:rsid w:val="00FD4044"/>
    <w:rsid w:val="00FD46A7"/>
    <w:rsid w:val="00FD5301"/>
    <w:rsid w:val="00FE00E8"/>
    <w:rsid w:val="00FE0E9B"/>
    <w:rsid w:val="00FE1EC4"/>
    <w:rsid w:val="00FE6654"/>
    <w:rsid w:val="00FE6850"/>
    <w:rsid w:val="00FE7DDE"/>
    <w:rsid w:val="00FF54AA"/>
    <w:rsid w:val="00FF5D41"/>
    <w:rsid w:val="00FF5EC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59A20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F67B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B2F34"/>
  </w:style>
  <w:style w:type="paragraph" w:styleId="BalloonText">
    <w:name w:val="Balloon Text"/>
    <w:basedOn w:val="Normal"/>
    <w:link w:val="BalloonTextChar"/>
    <w:uiPriority w:val="99"/>
    <w:semiHidden/>
    <w:unhideWhenUsed/>
    <w:rsid w:val="008B2F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F34"/>
    <w:rPr>
      <w:rFonts w:ascii="Tahoma" w:hAnsi="Tahoma" w:cs="Tahoma"/>
      <w:sz w:val="16"/>
      <w:szCs w:val="16"/>
    </w:rPr>
  </w:style>
  <w:style w:type="character" w:styleId="Hyperlink">
    <w:name w:val="Hyperlink"/>
    <w:basedOn w:val="DefaultParagraphFont"/>
    <w:uiPriority w:val="99"/>
    <w:unhideWhenUsed/>
    <w:rsid w:val="00A06467"/>
    <w:rPr>
      <w:color w:val="0000FF"/>
      <w:u w:val="single"/>
    </w:rPr>
  </w:style>
  <w:style w:type="character" w:styleId="LineNumber">
    <w:name w:val="line number"/>
    <w:basedOn w:val="DefaultParagraphFont"/>
    <w:uiPriority w:val="99"/>
    <w:semiHidden/>
    <w:unhideWhenUsed/>
    <w:rsid w:val="002650A1"/>
  </w:style>
  <w:style w:type="paragraph" w:styleId="ListParagraph">
    <w:name w:val="List Paragraph"/>
    <w:basedOn w:val="Normal"/>
    <w:uiPriority w:val="34"/>
    <w:qFormat/>
    <w:rsid w:val="002B4782"/>
    <w:pPr>
      <w:ind w:left="720"/>
      <w:contextualSpacing/>
    </w:pPr>
  </w:style>
  <w:style w:type="character" w:customStyle="1" w:styleId="author">
    <w:name w:val="author"/>
    <w:basedOn w:val="DefaultParagraphFont"/>
    <w:rsid w:val="00EA54CA"/>
  </w:style>
  <w:style w:type="character" w:customStyle="1" w:styleId="pubyear">
    <w:name w:val="pubyear"/>
    <w:basedOn w:val="DefaultParagraphFont"/>
    <w:rsid w:val="00EA54CA"/>
  </w:style>
  <w:style w:type="character" w:customStyle="1" w:styleId="articletitle">
    <w:name w:val="articletitle"/>
    <w:basedOn w:val="DefaultParagraphFont"/>
    <w:rsid w:val="00EA54CA"/>
  </w:style>
  <w:style w:type="character" w:customStyle="1" w:styleId="journaltitle">
    <w:name w:val="journaltitle"/>
    <w:basedOn w:val="DefaultParagraphFont"/>
    <w:rsid w:val="00EA54CA"/>
  </w:style>
  <w:style w:type="character" w:customStyle="1" w:styleId="vol">
    <w:name w:val="vol"/>
    <w:basedOn w:val="DefaultParagraphFont"/>
    <w:rsid w:val="00EA54CA"/>
  </w:style>
  <w:style w:type="paragraph" w:styleId="Header">
    <w:name w:val="header"/>
    <w:basedOn w:val="Normal"/>
    <w:link w:val="HeaderChar"/>
    <w:uiPriority w:val="99"/>
    <w:unhideWhenUsed/>
    <w:rsid w:val="00DB4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791"/>
  </w:style>
  <w:style w:type="paragraph" w:styleId="Footer">
    <w:name w:val="footer"/>
    <w:basedOn w:val="Normal"/>
    <w:link w:val="FooterChar"/>
    <w:uiPriority w:val="99"/>
    <w:unhideWhenUsed/>
    <w:rsid w:val="00DB4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791"/>
  </w:style>
  <w:style w:type="character" w:customStyle="1" w:styleId="Heading3Char">
    <w:name w:val="Heading 3 Char"/>
    <w:basedOn w:val="DefaultParagraphFont"/>
    <w:link w:val="Heading3"/>
    <w:uiPriority w:val="9"/>
    <w:rsid w:val="00F67BCD"/>
    <w:rPr>
      <w:rFonts w:ascii="Times New Roman" w:eastAsia="Times New Roman" w:hAnsi="Times New Roman" w:cs="Times New Roman"/>
      <w:b/>
      <w:bCs/>
      <w:sz w:val="27"/>
      <w:szCs w:val="27"/>
    </w:rPr>
  </w:style>
  <w:style w:type="character" w:styleId="CommentReference">
    <w:name w:val="annotation reference"/>
    <w:basedOn w:val="DefaultParagraphFont"/>
    <w:uiPriority w:val="99"/>
    <w:semiHidden/>
    <w:unhideWhenUsed/>
    <w:rsid w:val="009D7BE5"/>
    <w:rPr>
      <w:sz w:val="16"/>
      <w:szCs w:val="16"/>
    </w:rPr>
  </w:style>
  <w:style w:type="paragraph" w:styleId="CommentText">
    <w:name w:val="annotation text"/>
    <w:basedOn w:val="Normal"/>
    <w:link w:val="CommentTextChar"/>
    <w:uiPriority w:val="99"/>
    <w:semiHidden/>
    <w:unhideWhenUsed/>
    <w:rsid w:val="009D7BE5"/>
    <w:pPr>
      <w:spacing w:line="240" w:lineRule="auto"/>
    </w:pPr>
    <w:rPr>
      <w:sz w:val="20"/>
      <w:szCs w:val="20"/>
    </w:rPr>
  </w:style>
  <w:style w:type="character" w:customStyle="1" w:styleId="CommentTextChar">
    <w:name w:val="Comment Text Char"/>
    <w:basedOn w:val="DefaultParagraphFont"/>
    <w:link w:val="CommentText"/>
    <w:uiPriority w:val="99"/>
    <w:semiHidden/>
    <w:rsid w:val="009D7BE5"/>
    <w:rPr>
      <w:sz w:val="20"/>
      <w:szCs w:val="20"/>
    </w:rPr>
  </w:style>
  <w:style w:type="paragraph" w:styleId="CommentSubject">
    <w:name w:val="annotation subject"/>
    <w:basedOn w:val="CommentText"/>
    <w:next w:val="CommentText"/>
    <w:link w:val="CommentSubjectChar"/>
    <w:uiPriority w:val="99"/>
    <w:semiHidden/>
    <w:unhideWhenUsed/>
    <w:rsid w:val="009D7BE5"/>
    <w:rPr>
      <w:b/>
      <w:bCs/>
    </w:rPr>
  </w:style>
  <w:style w:type="character" w:customStyle="1" w:styleId="CommentSubjectChar">
    <w:name w:val="Comment Subject Char"/>
    <w:basedOn w:val="CommentTextChar"/>
    <w:link w:val="CommentSubject"/>
    <w:uiPriority w:val="99"/>
    <w:semiHidden/>
    <w:rsid w:val="009D7BE5"/>
    <w:rPr>
      <w:b/>
      <w:bCs/>
      <w:sz w:val="20"/>
      <w:szCs w:val="20"/>
    </w:rPr>
  </w:style>
  <w:style w:type="paragraph" w:styleId="PlainText">
    <w:name w:val="Plain Text"/>
    <w:basedOn w:val="Normal"/>
    <w:link w:val="PlainTextChar"/>
    <w:rsid w:val="00B77958"/>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77958"/>
    <w:rPr>
      <w:rFonts w:ascii="Courier New" w:eastAsia="Times New Roman" w:hAnsi="Courier New" w:cs="Courier New"/>
      <w:sz w:val="20"/>
      <w:szCs w:val="20"/>
    </w:rPr>
  </w:style>
  <w:style w:type="table" w:styleId="TableGrid">
    <w:name w:val="Table Grid"/>
    <w:basedOn w:val="TableNormal"/>
    <w:uiPriority w:val="59"/>
    <w:rsid w:val="00D777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A17DA"/>
    <w:rPr>
      <w:b/>
      <w:bCs/>
    </w:rPr>
  </w:style>
  <w:style w:type="paragraph" w:customStyle="1" w:styleId="Default">
    <w:name w:val="Default"/>
    <w:rsid w:val="001A17DA"/>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NoSpacing">
    <w:name w:val="No Spacing"/>
    <w:uiPriority w:val="1"/>
    <w:qFormat/>
    <w:rsid w:val="001A17DA"/>
    <w:pPr>
      <w:spacing w:after="0" w:line="240" w:lineRule="auto"/>
    </w:pPr>
    <w:rPr>
      <w:rFonts w:ascii="Times New Roman" w:eastAsia="Times New Roman" w:hAnsi="Times New Roman" w:cs="Times New Roman"/>
      <w:sz w:val="24"/>
      <w:szCs w:val="20"/>
    </w:rPr>
  </w:style>
  <w:style w:type="paragraph" w:styleId="Revision">
    <w:name w:val="Revision"/>
    <w:hidden/>
    <w:uiPriority w:val="99"/>
    <w:semiHidden/>
    <w:rsid w:val="00410587"/>
    <w:pPr>
      <w:spacing w:after="0" w:line="240" w:lineRule="auto"/>
    </w:pPr>
  </w:style>
  <w:style w:type="character" w:styleId="PageNumber">
    <w:name w:val="page number"/>
    <w:basedOn w:val="DefaultParagraphFont"/>
    <w:uiPriority w:val="99"/>
    <w:semiHidden/>
    <w:unhideWhenUsed/>
    <w:rsid w:val="00053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62812">
      <w:bodyDiv w:val="1"/>
      <w:marLeft w:val="0"/>
      <w:marRight w:val="0"/>
      <w:marTop w:val="0"/>
      <w:marBottom w:val="0"/>
      <w:divBdr>
        <w:top w:val="none" w:sz="0" w:space="0" w:color="auto"/>
        <w:left w:val="none" w:sz="0" w:space="0" w:color="auto"/>
        <w:bottom w:val="none" w:sz="0" w:space="0" w:color="auto"/>
        <w:right w:val="none" w:sz="0" w:space="0" w:color="auto"/>
      </w:divBdr>
      <w:divsChild>
        <w:div w:id="1983844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427986">
          <w:marLeft w:val="0"/>
          <w:marRight w:val="0"/>
          <w:marTop w:val="0"/>
          <w:marBottom w:val="0"/>
          <w:divBdr>
            <w:top w:val="none" w:sz="0" w:space="0" w:color="auto"/>
            <w:left w:val="none" w:sz="0" w:space="0" w:color="auto"/>
            <w:bottom w:val="none" w:sz="0" w:space="0" w:color="auto"/>
            <w:right w:val="none" w:sz="0" w:space="0" w:color="auto"/>
          </w:divBdr>
        </w:div>
      </w:divsChild>
    </w:div>
    <w:div w:id="693119898">
      <w:bodyDiv w:val="1"/>
      <w:marLeft w:val="0"/>
      <w:marRight w:val="0"/>
      <w:marTop w:val="0"/>
      <w:marBottom w:val="0"/>
      <w:divBdr>
        <w:top w:val="none" w:sz="0" w:space="0" w:color="auto"/>
        <w:left w:val="none" w:sz="0" w:space="0" w:color="auto"/>
        <w:bottom w:val="none" w:sz="0" w:space="0" w:color="auto"/>
        <w:right w:val="none" w:sz="0" w:space="0" w:color="auto"/>
      </w:divBdr>
      <w:divsChild>
        <w:div w:id="24212404">
          <w:blockQuote w:val="1"/>
          <w:marLeft w:val="720"/>
          <w:marRight w:val="720"/>
          <w:marTop w:val="100"/>
          <w:marBottom w:val="100"/>
          <w:divBdr>
            <w:top w:val="none" w:sz="0" w:space="0" w:color="auto"/>
            <w:left w:val="none" w:sz="0" w:space="0" w:color="auto"/>
            <w:bottom w:val="none" w:sz="0" w:space="0" w:color="auto"/>
            <w:right w:val="none" w:sz="0" w:space="0" w:color="auto"/>
          </w:divBdr>
        </w:div>
        <w:div w:id="346056737">
          <w:marLeft w:val="0"/>
          <w:marRight w:val="0"/>
          <w:marTop w:val="0"/>
          <w:marBottom w:val="0"/>
          <w:divBdr>
            <w:top w:val="none" w:sz="0" w:space="0" w:color="auto"/>
            <w:left w:val="none" w:sz="0" w:space="0" w:color="auto"/>
            <w:bottom w:val="none" w:sz="0" w:space="0" w:color="auto"/>
            <w:right w:val="none" w:sz="0" w:space="0" w:color="auto"/>
          </w:divBdr>
        </w:div>
      </w:divsChild>
    </w:div>
    <w:div w:id="730233224">
      <w:bodyDiv w:val="1"/>
      <w:marLeft w:val="0"/>
      <w:marRight w:val="0"/>
      <w:marTop w:val="0"/>
      <w:marBottom w:val="0"/>
      <w:divBdr>
        <w:top w:val="none" w:sz="0" w:space="0" w:color="auto"/>
        <w:left w:val="none" w:sz="0" w:space="0" w:color="auto"/>
        <w:bottom w:val="none" w:sz="0" w:space="0" w:color="auto"/>
        <w:right w:val="none" w:sz="0" w:space="0" w:color="auto"/>
      </w:divBdr>
      <w:divsChild>
        <w:div w:id="776214750">
          <w:blockQuote w:val="1"/>
          <w:marLeft w:val="720"/>
          <w:marRight w:val="720"/>
          <w:marTop w:val="100"/>
          <w:marBottom w:val="100"/>
          <w:divBdr>
            <w:top w:val="none" w:sz="0" w:space="0" w:color="auto"/>
            <w:left w:val="none" w:sz="0" w:space="0" w:color="auto"/>
            <w:bottom w:val="none" w:sz="0" w:space="0" w:color="auto"/>
            <w:right w:val="none" w:sz="0" w:space="0" w:color="auto"/>
          </w:divBdr>
        </w:div>
        <w:div w:id="932472934">
          <w:marLeft w:val="0"/>
          <w:marRight w:val="0"/>
          <w:marTop w:val="0"/>
          <w:marBottom w:val="0"/>
          <w:divBdr>
            <w:top w:val="none" w:sz="0" w:space="0" w:color="auto"/>
            <w:left w:val="none" w:sz="0" w:space="0" w:color="auto"/>
            <w:bottom w:val="none" w:sz="0" w:space="0" w:color="auto"/>
            <w:right w:val="none" w:sz="0" w:space="0" w:color="auto"/>
          </w:divBdr>
        </w:div>
      </w:divsChild>
    </w:div>
    <w:div w:id="1020398066">
      <w:bodyDiv w:val="1"/>
      <w:marLeft w:val="0"/>
      <w:marRight w:val="0"/>
      <w:marTop w:val="0"/>
      <w:marBottom w:val="0"/>
      <w:divBdr>
        <w:top w:val="none" w:sz="0" w:space="0" w:color="auto"/>
        <w:left w:val="none" w:sz="0" w:space="0" w:color="auto"/>
        <w:bottom w:val="none" w:sz="0" w:space="0" w:color="auto"/>
        <w:right w:val="none" w:sz="0" w:space="0" w:color="auto"/>
      </w:divBdr>
    </w:div>
    <w:div w:id="1148402460">
      <w:bodyDiv w:val="1"/>
      <w:marLeft w:val="0"/>
      <w:marRight w:val="0"/>
      <w:marTop w:val="0"/>
      <w:marBottom w:val="0"/>
      <w:divBdr>
        <w:top w:val="none" w:sz="0" w:space="0" w:color="auto"/>
        <w:left w:val="none" w:sz="0" w:space="0" w:color="auto"/>
        <w:bottom w:val="none" w:sz="0" w:space="0" w:color="auto"/>
        <w:right w:val="none" w:sz="0" w:space="0" w:color="auto"/>
      </w:divBdr>
      <w:divsChild>
        <w:div w:id="757094288">
          <w:marLeft w:val="0"/>
          <w:marRight w:val="0"/>
          <w:marTop w:val="0"/>
          <w:marBottom w:val="0"/>
          <w:divBdr>
            <w:top w:val="none" w:sz="0" w:space="0" w:color="auto"/>
            <w:left w:val="none" w:sz="0" w:space="0" w:color="auto"/>
            <w:bottom w:val="none" w:sz="0" w:space="0" w:color="auto"/>
            <w:right w:val="none" w:sz="0" w:space="0" w:color="auto"/>
          </w:divBdr>
        </w:div>
        <w:div w:id="1152139760">
          <w:marLeft w:val="0"/>
          <w:marRight w:val="0"/>
          <w:marTop w:val="0"/>
          <w:marBottom w:val="0"/>
          <w:divBdr>
            <w:top w:val="none" w:sz="0" w:space="0" w:color="auto"/>
            <w:left w:val="none" w:sz="0" w:space="0" w:color="auto"/>
            <w:bottom w:val="none" w:sz="0" w:space="0" w:color="auto"/>
            <w:right w:val="none" w:sz="0" w:space="0" w:color="auto"/>
          </w:divBdr>
        </w:div>
        <w:div w:id="641471018">
          <w:marLeft w:val="0"/>
          <w:marRight w:val="0"/>
          <w:marTop w:val="0"/>
          <w:marBottom w:val="0"/>
          <w:divBdr>
            <w:top w:val="none" w:sz="0" w:space="0" w:color="auto"/>
            <w:left w:val="none" w:sz="0" w:space="0" w:color="auto"/>
            <w:bottom w:val="none" w:sz="0" w:space="0" w:color="auto"/>
            <w:right w:val="none" w:sz="0" w:space="0" w:color="auto"/>
          </w:divBdr>
        </w:div>
        <w:div w:id="1374689493">
          <w:marLeft w:val="0"/>
          <w:marRight w:val="0"/>
          <w:marTop w:val="0"/>
          <w:marBottom w:val="0"/>
          <w:divBdr>
            <w:top w:val="none" w:sz="0" w:space="0" w:color="auto"/>
            <w:left w:val="none" w:sz="0" w:space="0" w:color="auto"/>
            <w:bottom w:val="none" w:sz="0" w:space="0" w:color="auto"/>
            <w:right w:val="none" w:sz="0" w:space="0" w:color="auto"/>
          </w:divBdr>
        </w:div>
        <w:div w:id="1015154635">
          <w:marLeft w:val="0"/>
          <w:marRight w:val="0"/>
          <w:marTop w:val="0"/>
          <w:marBottom w:val="0"/>
          <w:divBdr>
            <w:top w:val="none" w:sz="0" w:space="0" w:color="auto"/>
            <w:left w:val="none" w:sz="0" w:space="0" w:color="auto"/>
            <w:bottom w:val="none" w:sz="0" w:space="0" w:color="auto"/>
            <w:right w:val="none" w:sz="0" w:space="0" w:color="auto"/>
          </w:divBdr>
        </w:div>
        <w:div w:id="131096360">
          <w:marLeft w:val="0"/>
          <w:marRight w:val="0"/>
          <w:marTop w:val="0"/>
          <w:marBottom w:val="0"/>
          <w:divBdr>
            <w:top w:val="none" w:sz="0" w:space="0" w:color="auto"/>
            <w:left w:val="none" w:sz="0" w:space="0" w:color="auto"/>
            <w:bottom w:val="none" w:sz="0" w:space="0" w:color="auto"/>
            <w:right w:val="none" w:sz="0" w:space="0" w:color="auto"/>
          </w:divBdr>
        </w:div>
        <w:div w:id="45333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356201710">
          <w:marLeft w:val="0"/>
          <w:marRight w:val="0"/>
          <w:marTop w:val="0"/>
          <w:marBottom w:val="0"/>
          <w:divBdr>
            <w:top w:val="none" w:sz="0" w:space="0" w:color="auto"/>
            <w:left w:val="none" w:sz="0" w:space="0" w:color="auto"/>
            <w:bottom w:val="none" w:sz="0" w:space="0" w:color="auto"/>
            <w:right w:val="none" w:sz="0" w:space="0" w:color="auto"/>
          </w:divBdr>
        </w:div>
      </w:divsChild>
    </w:div>
    <w:div w:id="1280801463">
      <w:bodyDiv w:val="1"/>
      <w:marLeft w:val="0"/>
      <w:marRight w:val="0"/>
      <w:marTop w:val="0"/>
      <w:marBottom w:val="0"/>
      <w:divBdr>
        <w:top w:val="none" w:sz="0" w:space="0" w:color="auto"/>
        <w:left w:val="none" w:sz="0" w:space="0" w:color="auto"/>
        <w:bottom w:val="none" w:sz="0" w:space="0" w:color="auto"/>
        <w:right w:val="none" w:sz="0" w:space="0" w:color="auto"/>
      </w:divBdr>
    </w:div>
    <w:div w:id="1402168377">
      <w:bodyDiv w:val="1"/>
      <w:marLeft w:val="0"/>
      <w:marRight w:val="0"/>
      <w:marTop w:val="0"/>
      <w:marBottom w:val="0"/>
      <w:divBdr>
        <w:top w:val="none" w:sz="0" w:space="0" w:color="auto"/>
        <w:left w:val="none" w:sz="0" w:space="0" w:color="auto"/>
        <w:bottom w:val="none" w:sz="0" w:space="0" w:color="auto"/>
        <w:right w:val="none" w:sz="0" w:space="0" w:color="auto"/>
      </w:divBdr>
      <w:divsChild>
        <w:div w:id="5047114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5063264">
          <w:marLeft w:val="0"/>
          <w:marRight w:val="0"/>
          <w:marTop w:val="0"/>
          <w:marBottom w:val="0"/>
          <w:divBdr>
            <w:top w:val="none" w:sz="0" w:space="0" w:color="auto"/>
            <w:left w:val="none" w:sz="0" w:space="0" w:color="auto"/>
            <w:bottom w:val="none" w:sz="0" w:space="0" w:color="auto"/>
            <w:right w:val="none" w:sz="0" w:space="0" w:color="auto"/>
          </w:divBdr>
        </w:div>
        <w:div w:id="2062706104">
          <w:marLeft w:val="0"/>
          <w:marRight w:val="0"/>
          <w:marTop w:val="0"/>
          <w:marBottom w:val="0"/>
          <w:divBdr>
            <w:top w:val="none" w:sz="0" w:space="0" w:color="auto"/>
            <w:left w:val="none" w:sz="0" w:space="0" w:color="auto"/>
            <w:bottom w:val="none" w:sz="0" w:space="0" w:color="auto"/>
            <w:right w:val="none" w:sz="0" w:space="0" w:color="auto"/>
          </w:divBdr>
        </w:div>
        <w:div w:id="1799377936">
          <w:marLeft w:val="0"/>
          <w:marRight w:val="0"/>
          <w:marTop w:val="0"/>
          <w:marBottom w:val="0"/>
          <w:divBdr>
            <w:top w:val="none" w:sz="0" w:space="0" w:color="auto"/>
            <w:left w:val="none" w:sz="0" w:space="0" w:color="auto"/>
            <w:bottom w:val="none" w:sz="0" w:space="0" w:color="auto"/>
            <w:right w:val="none" w:sz="0" w:space="0" w:color="auto"/>
          </w:divBdr>
        </w:div>
      </w:divsChild>
    </w:div>
    <w:div w:id="1618298554">
      <w:bodyDiv w:val="1"/>
      <w:marLeft w:val="0"/>
      <w:marRight w:val="0"/>
      <w:marTop w:val="0"/>
      <w:marBottom w:val="0"/>
      <w:divBdr>
        <w:top w:val="none" w:sz="0" w:space="0" w:color="auto"/>
        <w:left w:val="none" w:sz="0" w:space="0" w:color="auto"/>
        <w:bottom w:val="none" w:sz="0" w:space="0" w:color="auto"/>
        <w:right w:val="none" w:sz="0" w:space="0" w:color="auto"/>
      </w:divBdr>
      <w:divsChild>
        <w:div w:id="1316957747">
          <w:marLeft w:val="418"/>
          <w:marRight w:val="0"/>
          <w:marTop w:val="0"/>
          <w:marBottom w:val="0"/>
          <w:divBdr>
            <w:top w:val="none" w:sz="0" w:space="0" w:color="auto"/>
            <w:left w:val="none" w:sz="0" w:space="0" w:color="auto"/>
            <w:bottom w:val="none" w:sz="0" w:space="0" w:color="auto"/>
            <w:right w:val="none" w:sz="0" w:space="0" w:color="auto"/>
          </w:divBdr>
        </w:div>
        <w:div w:id="1720283358">
          <w:marLeft w:val="446"/>
          <w:marRight w:val="0"/>
          <w:marTop w:val="0"/>
          <w:marBottom w:val="0"/>
          <w:divBdr>
            <w:top w:val="none" w:sz="0" w:space="0" w:color="auto"/>
            <w:left w:val="none" w:sz="0" w:space="0" w:color="auto"/>
            <w:bottom w:val="none" w:sz="0" w:space="0" w:color="auto"/>
            <w:right w:val="none" w:sz="0" w:space="0" w:color="auto"/>
          </w:divBdr>
        </w:div>
        <w:div w:id="1171598515">
          <w:marLeft w:val="446"/>
          <w:marRight w:val="0"/>
          <w:marTop w:val="0"/>
          <w:marBottom w:val="0"/>
          <w:divBdr>
            <w:top w:val="none" w:sz="0" w:space="0" w:color="auto"/>
            <w:left w:val="none" w:sz="0" w:space="0" w:color="auto"/>
            <w:bottom w:val="none" w:sz="0" w:space="0" w:color="auto"/>
            <w:right w:val="none" w:sz="0" w:space="0" w:color="auto"/>
          </w:divBdr>
        </w:div>
      </w:divsChild>
    </w:div>
    <w:div w:id="1673724618">
      <w:bodyDiv w:val="1"/>
      <w:marLeft w:val="0"/>
      <w:marRight w:val="0"/>
      <w:marTop w:val="0"/>
      <w:marBottom w:val="0"/>
      <w:divBdr>
        <w:top w:val="none" w:sz="0" w:space="0" w:color="auto"/>
        <w:left w:val="none" w:sz="0" w:space="0" w:color="auto"/>
        <w:bottom w:val="none" w:sz="0" w:space="0" w:color="auto"/>
        <w:right w:val="none" w:sz="0" w:space="0" w:color="auto"/>
      </w:divBdr>
      <w:divsChild>
        <w:div w:id="828208162">
          <w:blockQuote w:val="1"/>
          <w:marLeft w:val="720"/>
          <w:marRight w:val="720"/>
          <w:marTop w:val="100"/>
          <w:marBottom w:val="100"/>
          <w:divBdr>
            <w:top w:val="none" w:sz="0" w:space="0" w:color="auto"/>
            <w:left w:val="none" w:sz="0" w:space="0" w:color="auto"/>
            <w:bottom w:val="none" w:sz="0" w:space="0" w:color="auto"/>
            <w:right w:val="none" w:sz="0" w:space="0" w:color="auto"/>
          </w:divBdr>
        </w:div>
        <w:div w:id="511530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E0400-4BA2-7A46-93CC-C27522253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3574</Words>
  <Characters>20377</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Manager/>
  <Company>Hewlett-Packard</Company>
  <LinksUpToDate>false</LinksUpToDate>
  <CharactersWithSpaces>23904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CATHERINE D. KUHN</cp:lastModifiedBy>
  <cp:revision>3</cp:revision>
  <dcterms:created xsi:type="dcterms:W3CDTF">2017-08-24T18:36:00Z</dcterms:created>
  <dcterms:modified xsi:type="dcterms:W3CDTF">2017-10-16T17:35:00Z</dcterms:modified>
  <cp:category/>
</cp:coreProperties>
</file>